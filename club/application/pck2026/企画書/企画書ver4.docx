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822B" w14:textId="12F58185" w:rsidR="001B2740" w:rsidRPr="00732EDD" w:rsidRDefault="006F1A7D" w:rsidP="00912165">
      <w:pPr>
        <w:jc w:val="center"/>
        <w:rPr>
          <w:rFonts w:ascii="ＭＳ ゴシック" w:eastAsia="ＭＳ ゴシック" w:hAnsi="ＭＳ ゴシック"/>
          <w:szCs w:val="21"/>
        </w:rPr>
      </w:pPr>
      <w:r>
        <w:rPr>
          <w:noProof/>
        </w:rPr>
        <w:drawing>
          <wp:inline distT="0" distB="0" distL="0" distR="0" wp14:anchorId="5879728D" wp14:editId="2F90702B">
            <wp:extent cx="4303278" cy="921741"/>
            <wp:effectExtent l="0" t="0" r="254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303278" cy="921741"/>
                    </a:xfrm>
                    <a:prstGeom prst="rect">
                      <a:avLst/>
                    </a:prstGeom>
                    <a:noFill/>
                    <a:ln>
                      <a:noFill/>
                    </a:ln>
                  </pic:spPr>
                </pic:pic>
              </a:graphicData>
            </a:graphic>
          </wp:inline>
        </w:drawing>
      </w:r>
    </w:p>
    <w:p w14:paraId="2C706D7C" w14:textId="59951A44" w:rsidR="002A25E9" w:rsidRPr="00732EDD" w:rsidRDefault="008706C2" w:rsidP="00C46802">
      <w:pPr>
        <w:jc w:val="center"/>
        <w:rPr>
          <w:rFonts w:ascii="ＭＳ ゴシック" w:eastAsia="ＭＳ ゴシック" w:hAnsi="ＭＳ ゴシック"/>
          <w:szCs w:val="21"/>
        </w:rPr>
      </w:pPr>
      <w:r>
        <w:rPr>
          <w:rFonts w:ascii="ＭＳ ゴシック" w:eastAsia="ＭＳ ゴシック" w:hAnsi="ＭＳ ゴシック" w:hint="eastAsia"/>
          <w:noProof/>
          <w:szCs w:val="21"/>
        </w:rPr>
        <mc:AlternateContent>
          <mc:Choice Requires="wps">
            <w:drawing>
              <wp:inline distT="0" distB="0" distL="0" distR="0" wp14:anchorId="30A3C32F" wp14:editId="31B39A70">
                <wp:extent cx="5181600" cy="542925"/>
                <wp:effectExtent l="9525" t="28575" r="47625" b="45085"/>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542925"/>
                        </a:xfrm>
                        <a:prstGeom prst="rect">
                          <a:avLst/>
                        </a:prstGeom>
                      </wps:spPr>
                      <wps:txbx>
                        <w:txbxContent>
                          <w:p w14:paraId="24979DB5" w14:textId="77777777" w:rsidR="008706C2" w:rsidRDefault="008706C2" w:rsidP="008706C2">
                            <w:pPr>
                              <w:pStyle w:val="Web"/>
                              <w:spacing w:before="0" w:beforeAutospacing="0" w:after="0" w:afterAutospacing="0"/>
                              <w:jc w:val="center"/>
                            </w:pPr>
                            <w:r>
                              <w:rPr>
                                <w:rFonts w:ascii="HG創英角ﾎﾟｯﾌﾟ体" w:eastAsia="HG創英角ﾎﾟｯﾌﾟ体" w:hAnsi="HG創英角ﾎﾟｯﾌﾟ体" w:hint="eastAsia"/>
                                <w:shadow/>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wps:txbx>
                      <wps:bodyPr wrap="square" numCol="1" fromWordArt="1">
                        <a:prstTxWarp prst="textPlain">
                          <a:avLst>
                            <a:gd name="adj" fmla="val 50000"/>
                          </a:avLst>
                        </a:prstTxWarp>
                        <a:spAutoFit/>
                      </wps:bodyPr>
                    </wps:wsp>
                  </a:graphicData>
                </a:graphic>
              </wp:inline>
            </w:drawing>
          </mc:Choice>
          <mc:Fallback xmlns:arto="http://schemas.microsoft.com/office/word/2006/arto">
            <w:pict>
              <v:shapetype w14:anchorId="30A3C32F" id="_x0000_t202" coordsize="21600,21600" o:spt="202" path="m,l,21600r21600,l21600,xe">
                <v:stroke joinstyle="miter"/>
                <v:path gradientshapeok="t" o:connecttype="rect"/>
              </v:shapetype>
              <v:shape id="WordArt 1" o:spid="_x0000_s1026" type="#_x0000_t202" style="width:408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" filled="f" stroked="f">
                <o:lock v:ext="edit" shapetype="t"/>
                <v:textbox style="mso-fit-shape-to-text:t">
                  <w:txbxContent>
                    <w:p w14:paraId="24979DB5" w14:textId="77777777" w:rsidR="008706C2" w:rsidRDefault="008706C2" w:rsidP="008706C2">
                      <w:pPr>
                        <w:pStyle w:val="Web"/>
                        <w:spacing w:before="0" w:beforeAutospacing="0" w:after="0" w:afterAutospacing="0"/>
                        <w:jc w:val="center"/>
                      </w:pPr>
                      <w:r>
                        <w:rPr>
                          <w:rFonts w:ascii="HG創英角ﾎﾟｯﾌﾟ体" w:eastAsia="HG創英角ﾎﾟｯﾌﾟ体" w:hAnsi="HG創英角ﾎﾟｯﾌﾟ体" w:hint="eastAsia"/>
                          <w:shadow/>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v:textbox>
                <w10:anchorlock/>
              </v:shape>
            </w:pict>
          </mc:Fallback>
        </mc:AlternateContent>
      </w:r>
    </w:p>
    <w:p w14:paraId="7024FAEC" w14:textId="77777777" w:rsidR="0063526C" w:rsidRPr="00732EDD" w:rsidRDefault="0063526C" w:rsidP="00DD37C8">
      <w:pPr>
        <w:rPr>
          <w:rFonts w:ascii="ＭＳ ゴシック" w:eastAsia="ＭＳ ゴシック" w:hAnsi="ＭＳ ゴシック"/>
          <w:b/>
          <w:szCs w:val="21"/>
        </w:rPr>
      </w:pPr>
    </w:p>
    <w:p w14:paraId="55BB1782" w14:textId="1FBC12C5" w:rsidR="00D361F6" w:rsidRPr="003D5588" w:rsidRDefault="00DD37C8" w:rsidP="00DD37C8">
      <w:pPr>
        <w:rPr>
          <w:rFonts w:ascii="ＭＳ ゴシック" w:eastAsia="ＭＳ ゴシック" w:hAnsi="ＭＳ ゴシック"/>
          <w:b/>
          <w:sz w:val="28"/>
          <w:szCs w:val="28"/>
          <w:u w:val="single"/>
        </w:rPr>
      </w:pPr>
      <w:r w:rsidRPr="003D5588">
        <w:rPr>
          <w:rFonts w:ascii="ＭＳ ゴシック" w:eastAsia="ＭＳ ゴシック" w:hAnsi="ＭＳ ゴシック" w:hint="eastAsia"/>
          <w:b/>
          <w:sz w:val="28"/>
          <w:szCs w:val="28"/>
          <w:u w:val="single"/>
        </w:rPr>
        <w:t>モバイル部門の概要</w:t>
      </w:r>
    </w:p>
    <w:p w14:paraId="0581C619" w14:textId="28CF933A" w:rsidR="00DD37C8" w:rsidRDefault="008A66AA" w:rsidP="00776496">
      <w:pPr>
        <w:ind w:firstLineChars="100" w:firstLine="240"/>
        <w:rPr>
          <w:rFonts w:ascii="ＭＳ ゴシック" w:eastAsia="ＭＳ ゴシック" w:hAnsi="ＭＳ ゴシック"/>
          <w:sz w:val="24"/>
          <w:szCs w:val="24"/>
        </w:rPr>
      </w:pPr>
      <w:r w:rsidRPr="008A66AA">
        <w:rPr>
          <w:rFonts w:ascii="ＭＳ ゴシック" w:eastAsia="ＭＳ ゴシック" w:hAnsi="ＭＳ ゴシック" w:hint="eastAsia"/>
          <w:sz w:val="24"/>
          <w:szCs w:val="24"/>
        </w:rPr>
        <w:t>モバイル部門競技では、テーマに基づきAndroid搭載のスマートフォン</w:t>
      </w:r>
      <w:r w:rsidR="002715DB">
        <w:rPr>
          <w:rFonts w:ascii="ＭＳ ゴシック" w:eastAsia="ＭＳ ゴシック" w:hAnsi="ＭＳ ゴシック" w:hint="eastAsia"/>
          <w:sz w:val="24"/>
          <w:szCs w:val="24"/>
        </w:rPr>
        <w:t>等</w:t>
      </w:r>
      <w:r w:rsidRPr="008A66AA">
        <w:rPr>
          <w:rFonts w:ascii="ＭＳ ゴシック" w:eastAsia="ＭＳ ゴシック" w:hAnsi="ＭＳ ゴシック" w:hint="eastAsia"/>
          <w:sz w:val="24"/>
          <w:szCs w:val="24"/>
        </w:rPr>
        <w:t>に対応した“夢のある”アプリを企画</w:t>
      </w:r>
      <w:r w:rsidR="00126CC0">
        <w:rPr>
          <w:rFonts w:ascii="ＭＳ ゴシック" w:eastAsia="ＭＳ ゴシック" w:hAnsi="ＭＳ ゴシック" w:hint="eastAsia"/>
          <w:sz w:val="24"/>
          <w:szCs w:val="24"/>
        </w:rPr>
        <w:t>・</w:t>
      </w:r>
      <w:r w:rsidRPr="008A66AA">
        <w:rPr>
          <w:rFonts w:ascii="ＭＳ ゴシック" w:eastAsia="ＭＳ ゴシック" w:hAnsi="ＭＳ ゴシック" w:hint="eastAsia"/>
          <w:sz w:val="24"/>
          <w:szCs w:val="24"/>
        </w:rPr>
        <w:t>開発し、その総合的なプロデュース力を競い合います。</w:t>
      </w:r>
    </w:p>
    <w:p w14:paraId="5E9967D3" w14:textId="1ADA3A61" w:rsidR="001B2740" w:rsidRPr="00776496" w:rsidRDefault="001B2740" w:rsidP="00776496">
      <w:pPr>
        <w:ind w:firstLineChars="100" w:firstLine="240"/>
        <w:rPr>
          <w:rFonts w:ascii="ＭＳ ゴシック" w:eastAsia="ＭＳ ゴシック" w:hAnsi="ＭＳ ゴシック"/>
          <w:sz w:val="24"/>
          <w:szCs w:val="24"/>
        </w:rPr>
      </w:pPr>
    </w:p>
    <w:p w14:paraId="76EA0F8B" w14:textId="0465B7F3" w:rsidR="002A25E9" w:rsidRPr="00912165" w:rsidRDefault="00DD37C8" w:rsidP="00BF3153">
      <w:pPr>
        <w:rPr>
          <w:rFonts w:ascii="ＭＳ ゴシック" w:eastAsia="ＭＳ ゴシック" w:hAnsi="ＭＳ ゴシック"/>
          <w:b/>
          <w:sz w:val="28"/>
          <w:szCs w:val="28"/>
          <w:u w:val="single"/>
        </w:rPr>
      </w:pPr>
      <w:r w:rsidRPr="00912165">
        <w:rPr>
          <w:rFonts w:ascii="ＭＳ ゴシック" w:eastAsia="ＭＳ ゴシック" w:hAnsi="ＭＳ ゴシック" w:hint="eastAsia"/>
          <w:b/>
          <w:sz w:val="28"/>
          <w:szCs w:val="28"/>
          <w:u w:val="single"/>
        </w:rPr>
        <w:t>テーマ</w:t>
      </w:r>
      <w:r w:rsidR="006F1A7D" w:rsidRPr="00BF3153">
        <w:rPr>
          <w:rFonts w:ascii="ＭＳ ゴシック" w:eastAsia="ＭＳ ゴシック" w:hAnsi="ＭＳ ゴシック" w:hint="eastAsia"/>
          <w:b/>
          <w:sz w:val="32"/>
          <w:szCs w:val="32"/>
          <w:u w:val="single"/>
        </w:rPr>
        <w:t>「</w:t>
      </w:r>
      <w:r w:rsidR="00BF3153" w:rsidRPr="00BF3153">
        <w:rPr>
          <w:rFonts w:ascii="ＭＳ ゴシック" w:eastAsia="ＭＳ ゴシック" w:hAnsi="ＭＳ ゴシック" w:hint="eastAsia"/>
          <w:b/>
          <w:sz w:val="32"/>
          <w:szCs w:val="32"/>
          <w:u w:val="single"/>
        </w:rPr>
        <w:t>地域創成～アプリでささえるまち・ひと・しごと～</w:t>
      </w:r>
      <w:r w:rsidR="006F1A7D" w:rsidRPr="00BF3153">
        <w:rPr>
          <w:rFonts w:ascii="ＭＳ ゴシック" w:eastAsia="ＭＳ ゴシック" w:hAnsi="ＭＳ ゴシック" w:hint="eastAsia"/>
          <w:b/>
          <w:sz w:val="32"/>
          <w:szCs w:val="32"/>
          <w:u w:val="single"/>
        </w:rPr>
        <w:t>」</w:t>
      </w:r>
    </w:p>
    <w:p w14:paraId="0C633A11" w14:textId="6177A1D2" w:rsidR="003D5588" w:rsidRDefault="003D5588" w:rsidP="00CD1703">
      <w:pPr>
        <w:spacing w:line="700" w:lineRule="exact"/>
        <w:rPr>
          <w:rFonts w:ascii="ＭＳ ゴシック" w:eastAsia="ＭＳ ゴシック" w:hAnsi="ＭＳ ゴシック"/>
          <w:b/>
          <w:kern w:val="0"/>
          <w:sz w:val="28"/>
          <w:szCs w:val="28"/>
        </w:rPr>
      </w:pPr>
      <w:r w:rsidRPr="003D5588">
        <w:rPr>
          <w:rFonts w:ascii="ＭＳ ゴシック" w:eastAsia="ＭＳ ゴシック" w:hAnsi="ＭＳ ゴシック" w:hint="eastAsia"/>
          <w:b/>
          <w:spacing w:val="70"/>
          <w:kern w:val="0"/>
          <w:sz w:val="28"/>
          <w:szCs w:val="28"/>
          <w:fitText w:val="1124" w:id="-1822701824"/>
        </w:rPr>
        <w:t>学校</w:t>
      </w:r>
      <w:r w:rsidRPr="003D5588">
        <w:rPr>
          <w:rFonts w:ascii="ＭＳ ゴシック" w:eastAsia="ＭＳ ゴシック" w:hAnsi="ＭＳ ゴシック" w:hint="eastAsia"/>
          <w:b/>
          <w:kern w:val="0"/>
          <w:sz w:val="28"/>
          <w:szCs w:val="28"/>
          <w:fitText w:val="1124" w:id="-1822701824"/>
        </w:rPr>
        <w:t>名</w:t>
      </w:r>
      <w:r w:rsidRPr="0067410B">
        <w:rPr>
          <w:rFonts w:ascii="ＭＳ ゴシック" w:eastAsia="ＭＳ ゴシック" w:hAnsi="ＭＳ ゴシック" w:hint="eastAsia"/>
          <w:b/>
          <w:sz w:val="28"/>
          <w:szCs w:val="28"/>
        </w:rPr>
        <w:t xml:space="preserve">　</w:t>
      </w:r>
      <w:r w:rsidRPr="0067410B">
        <w:rPr>
          <w:rFonts w:ascii="ＭＳ ゴシック" w:eastAsia="ＭＳ ゴシック" w:hAnsi="ＭＳ ゴシック" w:hint="eastAsia"/>
          <w:b/>
          <w:sz w:val="28"/>
          <w:szCs w:val="28"/>
          <w:u w:val="single"/>
        </w:rPr>
        <w:t xml:space="preserve">　</w:t>
      </w:r>
      <w:r w:rsidR="00CB2537">
        <w:rPr>
          <w:rFonts w:ascii="ＭＳ ゴシック" w:eastAsia="ＭＳ ゴシック" w:hAnsi="ＭＳ ゴシック" w:hint="eastAsia"/>
          <w:b/>
          <w:sz w:val="28"/>
          <w:szCs w:val="28"/>
          <w:u w:val="single"/>
        </w:rPr>
        <w:t>静岡県立浜松工業高等学校</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r w:rsidR="008F2432">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p>
    <w:p w14:paraId="55B7474F" w14:textId="5ED17E13" w:rsidR="003D5588" w:rsidRDefault="003D5588" w:rsidP="70C7B59E">
      <w:pPr>
        <w:spacing w:line="700" w:lineRule="exact"/>
        <w:rPr>
          <w:rFonts w:ascii="ＭＳ ゴシック" w:eastAsia="ＭＳ ゴシック" w:hAnsi="ＭＳ ゴシック"/>
          <w:b/>
          <w:bCs/>
          <w:kern w:val="0"/>
          <w:sz w:val="28"/>
          <w:szCs w:val="28"/>
        </w:rPr>
      </w:pPr>
      <w:r w:rsidRPr="7F6E7336">
        <w:rPr>
          <w:rFonts w:ascii="ＭＳ ゴシック" w:eastAsia="ＭＳ ゴシック" w:hAnsi="ＭＳ ゴシック"/>
          <w:b/>
          <w:bCs/>
          <w:kern w:val="0"/>
          <w:sz w:val="28"/>
          <w:szCs w:val="28"/>
        </w:rPr>
        <w:t>チ</w:t>
      </w:r>
      <w:r w:rsidRPr="70C7B59E">
        <w:rPr>
          <w:rFonts w:ascii="ＭＳ ゴシック" w:eastAsia="ＭＳ ゴシック" w:hAnsi="ＭＳ ゴシック"/>
          <w:b/>
          <w:bCs/>
          <w:kern w:val="0"/>
          <w:sz w:val="28"/>
          <w:szCs w:val="28"/>
        </w:rPr>
        <w:t>ー</w:t>
      </w:r>
      <w:r w:rsidRPr="7F6E7336">
        <w:rPr>
          <w:rFonts w:ascii="ＭＳ ゴシック" w:eastAsia="ＭＳ ゴシック" w:hAnsi="ＭＳ ゴシック"/>
          <w:b/>
          <w:bCs/>
          <w:kern w:val="0"/>
          <w:sz w:val="28"/>
          <w:szCs w:val="28"/>
        </w:rPr>
        <w:t>ム</w:t>
      </w:r>
      <w:r w:rsidRPr="70C7B59E">
        <w:rPr>
          <w:rFonts w:ascii="ＭＳ ゴシック" w:eastAsia="ＭＳ ゴシック" w:hAnsi="ＭＳ ゴシック"/>
          <w:b/>
          <w:bCs/>
          <w:kern w:val="0"/>
          <w:sz w:val="28"/>
          <w:szCs w:val="28"/>
        </w:rPr>
        <w:t>名</w:t>
      </w:r>
      <w:r w:rsidRPr="70C7B59E">
        <w:rPr>
          <w:rFonts w:ascii="ＭＳ ゴシック" w:eastAsia="ＭＳ ゴシック" w:hAnsi="ＭＳ ゴシック"/>
          <w:b/>
          <w:bCs/>
          <w:sz w:val="28"/>
          <w:szCs w:val="28"/>
        </w:rPr>
        <w:t xml:space="preserve">　</w:t>
      </w:r>
      <w:r w:rsidRPr="70C7B59E">
        <w:rPr>
          <w:rFonts w:ascii="ＭＳ ゴシック" w:eastAsia="ＭＳ ゴシック" w:hAnsi="ＭＳ ゴシック"/>
          <w:b/>
          <w:bCs/>
          <w:sz w:val="28"/>
          <w:szCs w:val="28"/>
          <w:u w:val="single"/>
        </w:rPr>
        <w:t xml:space="preserve">　　　　　　　　　</w:t>
      </w:r>
      <w:r w:rsidR="00DA33BE">
        <w:rPr>
          <w:rFonts w:ascii="ＭＳ ゴシック" w:eastAsia="ＭＳ ゴシック" w:hAnsi="ＭＳ ゴシック" w:hint="eastAsia"/>
          <w:b/>
          <w:bCs/>
          <w:sz w:val="28"/>
          <w:szCs w:val="28"/>
          <w:u w:val="single"/>
        </w:rPr>
        <w:t>Happy boys</w:t>
      </w:r>
      <w:r w:rsidRPr="70C7B59E">
        <w:rPr>
          <w:rFonts w:ascii="ＭＳ ゴシック" w:eastAsia="ＭＳ ゴシック" w:hAnsi="ＭＳ ゴシック"/>
          <w:b/>
          <w:bCs/>
          <w:sz w:val="28"/>
          <w:szCs w:val="28"/>
          <w:u w:val="single"/>
        </w:rPr>
        <w:t xml:space="preserve">　　　　　　　　　　　　　　　　</w:t>
      </w:r>
    </w:p>
    <w:p w14:paraId="7337972F" w14:textId="52CF8293" w:rsidR="00CD1703" w:rsidRPr="0067410B" w:rsidRDefault="00CD1703" w:rsidP="00CD1703">
      <w:pPr>
        <w:spacing w:line="700" w:lineRule="exact"/>
        <w:rPr>
          <w:rFonts w:ascii="ＭＳ ゴシック" w:eastAsia="ＭＳ ゴシック" w:hAnsi="ＭＳ ゴシック"/>
          <w:b/>
          <w:sz w:val="28"/>
          <w:szCs w:val="28"/>
        </w:rPr>
      </w:pPr>
      <w:r w:rsidRPr="003D5588">
        <w:rPr>
          <w:rFonts w:ascii="ＭＳ ゴシック" w:eastAsia="ＭＳ ゴシック" w:hAnsi="ＭＳ ゴシック" w:hint="eastAsia"/>
          <w:b/>
          <w:spacing w:val="70"/>
          <w:kern w:val="0"/>
          <w:sz w:val="28"/>
          <w:szCs w:val="28"/>
          <w:fitText w:val="1124" w:id="-1822703104"/>
        </w:rPr>
        <w:t>作品</w:t>
      </w:r>
      <w:r w:rsidRPr="003D5588">
        <w:rPr>
          <w:rFonts w:ascii="ＭＳ ゴシック" w:eastAsia="ＭＳ ゴシック" w:hAnsi="ＭＳ ゴシック" w:hint="eastAsia"/>
          <w:b/>
          <w:kern w:val="0"/>
          <w:sz w:val="28"/>
          <w:szCs w:val="28"/>
          <w:fitText w:val="1124" w:id="-1822703104"/>
        </w:rPr>
        <w:t>名</w:t>
      </w:r>
      <w:r w:rsidRPr="0067410B">
        <w:rPr>
          <w:rFonts w:ascii="ＭＳ ゴシック" w:eastAsia="ＭＳ ゴシック" w:hAnsi="ＭＳ ゴシック" w:hint="eastAsia"/>
          <w:b/>
          <w:sz w:val="28"/>
          <w:szCs w:val="28"/>
        </w:rPr>
        <w:t xml:space="preserve">　</w:t>
      </w:r>
      <w:r w:rsidRPr="0067410B">
        <w:rPr>
          <w:rFonts w:ascii="ＭＳ ゴシック" w:eastAsia="ＭＳ ゴシック" w:hAnsi="ＭＳ ゴシック" w:hint="eastAsia"/>
          <w:b/>
          <w:sz w:val="28"/>
          <w:szCs w:val="28"/>
          <w:u w:val="single"/>
        </w:rPr>
        <w:t xml:space="preserve">　　　　　　　</w:t>
      </w:r>
      <w:r w:rsidR="002B4CE9">
        <w:rPr>
          <w:rFonts w:ascii="ＭＳ ゴシック" w:eastAsia="ＭＳ ゴシック" w:hAnsi="ＭＳ ゴシック" w:hint="eastAsia"/>
          <w:b/>
          <w:sz w:val="28"/>
          <w:szCs w:val="28"/>
          <w:u w:val="single"/>
        </w:rPr>
        <w:t>はまキャンプ</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p>
    <w:p w14:paraId="4BCC0B89" w14:textId="51679CA6" w:rsidR="00DF1444" w:rsidRDefault="003D5588" w:rsidP="00DF1444">
      <w:pPr>
        <w:spacing w:line="700" w:lineRule="exact"/>
        <w:rPr>
          <w:rFonts w:ascii="ＭＳ ゴシック" w:eastAsia="ＭＳ ゴシック" w:hAnsi="ＭＳ ゴシック"/>
          <w:b/>
          <w:bCs/>
          <w:sz w:val="28"/>
          <w:szCs w:val="28"/>
          <w:u w:val="single"/>
        </w:rPr>
      </w:pPr>
      <w:r w:rsidRPr="70C7B59E">
        <w:rPr>
          <w:rFonts w:ascii="ＭＳ ゴシック" w:eastAsia="ＭＳ ゴシック" w:hAnsi="ＭＳ ゴシック"/>
          <w:b/>
          <w:bCs/>
          <w:kern w:val="0"/>
          <w:sz w:val="28"/>
          <w:szCs w:val="28"/>
        </w:rPr>
        <w:t>企画概要</w:t>
      </w:r>
      <w:r w:rsidR="00CD1703" w:rsidRPr="70C7B59E">
        <w:rPr>
          <w:rFonts w:ascii="ＭＳ ゴシック" w:eastAsia="ＭＳ ゴシック" w:hAnsi="ＭＳ ゴシック"/>
          <w:b/>
          <w:bCs/>
          <w:sz w:val="28"/>
          <w:szCs w:val="28"/>
        </w:rPr>
        <w:t xml:space="preserve">　</w:t>
      </w:r>
      <w:r w:rsidR="004E2875" w:rsidRPr="004E2875">
        <w:rPr>
          <w:rFonts w:ascii="ＭＳ ゴシック" w:eastAsia="ＭＳ ゴシック" w:hAnsi="ＭＳ ゴシック" w:hint="eastAsia"/>
          <w:b/>
          <w:bCs/>
          <w:sz w:val="28"/>
          <w:szCs w:val="28"/>
          <w:u w:val="single"/>
        </w:rPr>
        <w:t>浜松市はアウトドアの宝庫でありながら、その魅力はま</w:t>
      </w:r>
    </w:p>
    <w:p w14:paraId="469C56BE" w14:textId="0CCC824B" w:rsidR="00DF1444" w:rsidRDefault="004E2875" w:rsidP="00DF1444">
      <w:pPr>
        <w:spacing w:line="700" w:lineRule="exact"/>
        <w:ind w:firstLineChars="500" w:firstLine="1405"/>
        <w:rPr>
          <w:rFonts w:ascii="ＭＳ ゴシック" w:eastAsia="ＭＳ ゴシック" w:hAnsi="ＭＳ ゴシック"/>
          <w:b/>
          <w:bCs/>
          <w:sz w:val="28"/>
          <w:szCs w:val="28"/>
          <w:u w:val="single"/>
        </w:rPr>
      </w:pPr>
      <w:r w:rsidRPr="004E2875">
        <w:rPr>
          <w:rFonts w:ascii="ＭＳ ゴシック" w:eastAsia="ＭＳ ゴシック" w:hAnsi="ＭＳ ゴシック" w:hint="eastAsia"/>
          <w:b/>
          <w:bCs/>
          <w:sz w:val="28"/>
          <w:szCs w:val="28"/>
          <w:u w:val="single"/>
        </w:rPr>
        <w:t>だ広く知られていません。このアプリでは浜松市の魅力</w:t>
      </w:r>
    </w:p>
    <w:p w14:paraId="352131D4" w14:textId="3C33DD6C" w:rsidR="00DF1444" w:rsidRDefault="004E2875" w:rsidP="00DF1444">
      <w:pPr>
        <w:spacing w:line="700" w:lineRule="exact"/>
        <w:ind w:firstLineChars="500" w:firstLine="1405"/>
        <w:rPr>
          <w:rFonts w:ascii="ＭＳ ゴシック" w:eastAsia="ＭＳ ゴシック" w:hAnsi="ＭＳ ゴシック"/>
          <w:b/>
          <w:bCs/>
          <w:sz w:val="28"/>
          <w:szCs w:val="28"/>
          <w:u w:val="single"/>
        </w:rPr>
      </w:pPr>
      <w:r w:rsidRPr="004E2875">
        <w:rPr>
          <w:rFonts w:ascii="ＭＳ ゴシック" w:eastAsia="ＭＳ ゴシック" w:hAnsi="ＭＳ ゴシック" w:hint="eastAsia"/>
          <w:b/>
          <w:bCs/>
          <w:sz w:val="28"/>
          <w:szCs w:val="28"/>
          <w:u w:val="single"/>
        </w:rPr>
        <w:t>をキャンプを通して知ってもらい、浜松のまち・ひと・し</w:t>
      </w:r>
    </w:p>
    <w:p w14:paraId="4D5267E5" w14:textId="4826B24B" w:rsidR="003D5588" w:rsidRPr="00DF1444" w:rsidRDefault="004E2875" w:rsidP="00DF1444">
      <w:pPr>
        <w:spacing w:line="700" w:lineRule="exact"/>
        <w:ind w:firstLineChars="500" w:firstLine="1405"/>
        <w:rPr>
          <w:rFonts w:ascii="ＭＳ ゴシック" w:eastAsia="ＭＳ ゴシック" w:hAnsi="ＭＳ ゴシック"/>
          <w:sz w:val="28"/>
          <w:szCs w:val="28"/>
          <w:u w:val="single"/>
        </w:rPr>
      </w:pPr>
      <w:r w:rsidRPr="004E2875">
        <w:rPr>
          <w:rFonts w:ascii="ＭＳ ゴシック" w:eastAsia="ＭＳ ゴシック" w:hAnsi="ＭＳ ゴシック" w:hint="eastAsia"/>
          <w:b/>
          <w:bCs/>
          <w:sz w:val="28"/>
          <w:szCs w:val="28"/>
          <w:u w:val="single"/>
        </w:rPr>
        <w:t>ごとを支えていくことができます。</w:t>
      </w:r>
    </w:p>
    <w:p w14:paraId="5C6B053E" w14:textId="1FEE3980" w:rsidR="003D5588" w:rsidRDefault="003D5588" w:rsidP="5F1396EB">
      <w:pPr>
        <w:spacing w:line="700" w:lineRule="exact"/>
        <w:ind w:firstLineChars="506" w:firstLine="1422"/>
        <w:rPr>
          <w:rFonts w:ascii="ＭＳ ゴシック" w:eastAsia="ＭＳ ゴシック" w:hAnsi="ＭＳ ゴシック"/>
          <w:b/>
          <w:bCs/>
          <w:sz w:val="28"/>
          <w:szCs w:val="28"/>
          <w:u w:val="single"/>
        </w:rPr>
      </w:pPr>
    </w:p>
    <w:p w14:paraId="7B0BF62C" w14:textId="4EDA2BD4" w:rsidR="5F1396EB" w:rsidRDefault="5F1396EB" w:rsidP="5F1396EB">
      <w:pPr>
        <w:spacing w:line="700" w:lineRule="exact"/>
        <w:ind w:firstLineChars="506" w:firstLine="1422"/>
        <w:rPr>
          <w:rFonts w:ascii="ＭＳ ゴシック" w:eastAsia="ＭＳ ゴシック" w:hAnsi="ＭＳ ゴシック"/>
          <w:b/>
          <w:bCs/>
          <w:sz w:val="28"/>
          <w:szCs w:val="28"/>
          <w:u w:val="single"/>
        </w:rPr>
      </w:pP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5475"/>
        <w:gridCol w:w="1896"/>
      </w:tblGrid>
      <w:tr w:rsidR="00AB1874" w:rsidRPr="00CF0456" w14:paraId="33E1D326" w14:textId="77777777" w:rsidTr="5F1396EB">
        <w:trPr>
          <w:trHeight w:val="517"/>
          <w:jc w:val="center"/>
        </w:trPr>
        <w:tc>
          <w:tcPr>
            <w:tcW w:w="8897" w:type="dxa"/>
            <w:gridSpan w:val="3"/>
            <w:tcBorders>
              <w:top w:val="single" w:sz="24" w:space="0" w:color="auto"/>
              <w:left w:val="single" w:sz="24" w:space="0" w:color="auto"/>
              <w:right w:val="single" w:sz="24" w:space="0" w:color="auto"/>
            </w:tcBorders>
            <w:shd w:val="clear" w:color="auto" w:fill="EAF1DD"/>
            <w:vAlign w:val="center"/>
          </w:tcPr>
          <w:p w14:paraId="16DCE8F6" w14:textId="2C809666" w:rsidR="00AB1874" w:rsidRPr="002B2B24" w:rsidRDefault="00AB1874" w:rsidP="002B2B24">
            <w:pPr>
              <w:pStyle w:val="aa"/>
              <w:widowControl/>
              <w:numPr>
                <w:ilvl w:val="0"/>
                <w:numId w:val="22"/>
              </w:numPr>
              <w:spacing w:line="320" w:lineRule="exact"/>
              <w:jc w:val="left"/>
              <w:rPr>
                <w:rFonts w:ascii="ＭＳ ゴシック" w:eastAsia="ＭＳ ゴシック" w:hAnsi="ＭＳ ゴシック"/>
                <w:sz w:val="24"/>
                <w:szCs w:val="24"/>
              </w:rPr>
            </w:pPr>
            <w:r w:rsidRPr="002B2B24">
              <w:rPr>
                <w:rFonts w:ascii="ＭＳ ゴシック" w:eastAsia="ＭＳ ゴシック" w:hAnsi="ＭＳ ゴシック" w:hint="eastAsia"/>
                <w:sz w:val="24"/>
                <w:szCs w:val="24"/>
              </w:rPr>
              <w:t xml:space="preserve">　基本情報　</w:t>
            </w:r>
            <w:r w:rsidRPr="002B2B24">
              <w:rPr>
                <w:rFonts w:ascii="ＭＳ ゴシック" w:eastAsia="ＭＳ ゴシック" w:hAnsi="ＭＳ ゴシック" w:hint="eastAsia"/>
                <w:color w:val="FF0000"/>
                <w:sz w:val="24"/>
                <w:szCs w:val="24"/>
              </w:rPr>
              <w:t>※必須</w:t>
            </w:r>
          </w:p>
        </w:tc>
      </w:tr>
      <w:tr w:rsidR="00AB1874" w:rsidRPr="00CF0456" w14:paraId="2A5F687C" w14:textId="77777777" w:rsidTr="5F1396EB">
        <w:trPr>
          <w:trHeight w:val="1134"/>
          <w:jc w:val="center"/>
        </w:trPr>
        <w:tc>
          <w:tcPr>
            <w:tcW w:w="1526" w:type="dxa"/>
            <w:tcBorders>
              <w:left w:val="single" w:sz="24" w:space="0" w:color="auto"/>
            </w:tcBorders>
            <w:shd w:val="clear" w:color="auto" w:fill="CCECFF"/>
            <w:vAlign w:val="center"/>
          </w:tcPr>
          <w:p w14:paraId="796E31F7" w14:textId="77777777" w:rsidR="00AB1874" w:rsidRPr="00CF0456" w:rsidRDefault="00991AA9" w:rsidP="0096379A">
            <w:pPr>
              <w:widowControl/>
              <w:spacing w:line="440" w:lineRule="exact"/>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作品名</w:t>
            </w:r>
          </w:p>
        </w:tc>
        <w:tc>
          <w:tcPr>
            <w:tcW w:w="7371" w:type="dxa"/>
            <w:gridSpan w:val="2"/>
            <w:tcBorders>
              <w:right w:val="single" w:sz="24" w:space="0" w:color="auto"/>
            </w:tcBorders>
            <w:shd w:val="clear" w:color="auto" w:fill="auto"/>
          </w:tcPr>
          <w:p w14:paraId="137FD6C8" w14:textId="774F5633" w:rsidR="00AB1874" w:rsidRPr="00CF0456" w:rsidRDefault="008B12B3"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はまキャンプ</w:t>
            </w:r>
          </w:p>
        </w:tc>
      </w:tr>
      <w:tr w:rsidR="00AB1874" w:rsidRPr="00CF0456" w14:paraId="0F5B207E" w14:textId="77777777" w:rsidTr="5F1396EB">
        <w:trPr>
          <w:trHeight w:val="1134"/>
          <w:jc w:val="center"/>
        </w:trPr>
        <w:tc>
          <w:tcPr>
            <w:tcW w:w="1526" w:type="dxa"/>
            <w:tcBorders>
              <w:left w:val="single" w:sz="24" w:space="0" w:color="auto"/>
            </w:tcBorders>
            <w:shd w:val="clear" w:color="auto" w:fill="CCECFF"/>
            <w:vAlign w:val="center"/>
          </w:tcPr>
          <w:p w14:paraId="29382EDF" w14:textId="77777777" w:rsidR="00AB1874" w:rsidRPr="00CF0456" w:rsidRDefault="00AB1874" w:rsidP="0096379A">
            <w:pPr>
              <w:widowControl/>
              <w:spacing w:line="440" w:lineRule="exact"/>
              <w:jc w:val="center"/>
              <w:rPr>
                <w:rFonts w:ascii="ＭＳ ゴシック" w:eastAsia="ＭＳ ゴシック" w:hAnsi="ＭＳ ゴシック"/>
                <w:sz w:val="24"/>
                <w:szCs w:val="24"/>
              </w:rPr>
            </w:pPr>
            <w:r w:rsidRPr="00CF0456">
              <w:rPr>
                <w:rFonts w:ascii="ＭＳ ゴシック" w:eastAsia="ＭＳ ゴシック" w:hAnsi="ＭＳ ゴシック" w:hint="eastAsia"/>
                <w:sz w:val="24"/>
                <w:szCs w:val="24"/>
              </w:rPr>
              <w:t>学校名</w:t>
            </w:r>
          </w:p>
        </w:tc>
        <w:tc>
          <w:tcPr>
            <w:tcW w:w="7371" w:type="dxa"/>
            <w:gridSpan w:val="2"/>
            <w:tcBorders>
              <w:right w:val="single" w:sz="24" w:space="0" w:color="auto"/>
            </w:tcBorders>
            <w:shd w:val="clear" w:color="auto" w:fill="auto"/>
          </w:tcPr>
          <w:p w14:paraId="6B6AE1F9" w14:textId="0ED166A3" w:rsidR="00AB1874" w:rsidRPr="00CF0456" w:rsidRDefault="00CB2537" w:rsidP="00AD25B8">
            <w:pPr>
              <w:widowControl/>
              <w:spacing w:line="440" w:lineRule="exact"/>
              <w:ind w:leftChars="-51" w:left="5317" w:hangingChars="2260" w:hanging="5424"/>
              <w:jc w:val="left"/>
              <w:rPr>
                <w:rFonts w:ascii="ＭＳ ゴシック" w:eastAsia="ＭＳ ゴシック" w:hAnsi="ＭＳ ゴシック"/>
                <w:sz w:val="24"/>
                <w:szCs w:val="24"/>
              </w:rPr>
            </w:pPr>
            <w:r>
              <w:rPr>
                <w:rFonts w:ascii="ＭＳ ゴシック" w:eastAsia="ＭＳ ゴシック" w:hAnsi="ＭＳ ゴシック" w:hint="eastAsia"/>
                <w:noProof/>
                <w:sz w:val="24"/>
                <w:szCs w:val="24"/>
              </w:rPr>
              <mc:AlternateContent>
                <mc:Choice Requires="wps">
                  <w:drawing>
                    <wp:anchor distT="0" distB="0" distL="114300" distR="114300" simplePos="0" relativeHeight="251658243" behindDoc="0" locked="0" layoutInCell="1" allowOverlap="1" wp14:anchorId="4E816366" wp14:editId="6ADCBF24">
                      <wp:simplePos x="0" y="0"/>
                      <wp:positionH relativeFrom="column">
                        <wp:posOffset>426085</wp:posOffset>
                      </wp:positionH>
                      <wp:positionV relativeFrom="paragraph">
                        <wp:posOffset>50165</wp:posOffset>
                      </wp:positionV>
                      <wp:extent cx="219075" cy="209550"/>
                      <wp:effectExtent l="19050" t="19050" r="9525" b="19050"/>
                      <wp:wrapNone/>
                      <wp:docPr id="6" name="楕円 6"/>
                      <wp:cNvGraphicFramePr/>
                      <a:graphic xmlns:a="http://schemas.openxmlformats.org/drawingml/2006/main">
                        <a:graphicData uri="http://schemas.microsoft.com/office/word/2010/wordprocessingShape">
                          <wps:wsp>
                            <wps:cNvSpPr/>
                            <wps:spPr>
                              <a:xfrm rot="10560000">
                                <a:off x="0" y="0"/>
                                <a:ext cx="219075"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1DE3DC8C" id="楕円 6" o:spid="_x0000_s1026" style="position:absolute;margin-left:33.55pt;margin-top:3.95pt;width:17.25pt;height:16.5pt;rotation:176;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" filled="f" strokecolor="black [3213]" strokeweight="1pt">
                      <v:stroke joinstyle="miter"/>
                    </v:oval>
                  </w:pict>
                </mc:Fallback>
              </mc:AlternateContent>
            </w:r>
            <w:r w:rsidR="00AB1874" w:rsidRPr="00CF0456">
              <w:rPr>
                <w:rFonts w:ascii="ＭＳ ゴシック" w:eastAsia="ＭＳ ゴシック" w:hAnsi="ＭＳ ゴシック"/>
                <w:sz w:val="24"/>
                <w:szCs w:val="24"/>
              </w:rPr>
              <w:t xml:space="preserve">（国 . 公 . 私）立　 </w:t>
            </w:r>
            <w:r>
              <w:rPr>
                <w:rFonts w:ascii="ＭＳ ゴシック" w:eastAsia="ＭＳ ゴシック" w:hAnsi="ＭＳ ゴシック"/>
                <w:sz w:val="24"/>
                <w:szCs w:val="24"/>
              </w:rPr>
              <w:t xml:space="preserve">　　　　　　　　　　　　　　　　　　　　　　　</w:t>
            </w:r>
          </w:p>
          <w:p w14:paraId="5276874E" w14:textId="0C771B6C" w:rsidR="00936C19" w:rsidRPr="00CF0456" w:rsidRDefault="00936C19" w:rsidP="00AD25B8">
            <w:pPr>
              <w:widowControl/>
              <w:spacing w:line="440" w:lineRule="exact"/>
              <w:ind w:leftChars="-51" w:left="5317" w:hangingChars="2260" w:hanging="5424"/>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　　　　　　　　　　　　　　　　　　静岡県立浜松工業高等学校</w:t>
            </w:r>
          </w:p>
          <w:p w14:paraId="7E6BF9CD" w14:textId="77777777" w:rsidR="00AB1874" w:rsidRPr="00CF0456" w:rsidRDefault="00AB1874" w:rsidP="0067410B">
            <w:pPr>
              <w:widowControl/>
              <w:spacing w:line="440" w:lineRule="exact"/>
              <w:ind w:firstLineChars="2300" w:firstLine="5520"/>
              <w:jc w:val="left"/>
              <w:rPr>
                <w:rFonts w:ascii="ＭＳ ゴシック" w:eastAsia="ＭＳ ゴシック" w:hAnsi="ＭＳ ゴシック"/>
                <w:sz w:val="24"/>
                <w:szCs w:val="24"/>
              </w:rPr>
            </w:pPr>
            <w:r w:rsidRPr="00CF0456">
              <w:rPr>
                <w:rFonts w:ascii="ＭＳ ゴシック" w:eastAsia="ＭＳ ゴシック" w:hAnsi="ＭＳ ゴシック" w:hint="eastAsia"/>
                <w:sz w:val="24"/>
                <w:szCs w:val="24"/>
              </w:rPr>
              <w:t>高等専門学校</w:t>
            </w:r>
          </w:p>
        </w:tc>
      </w:tr>
      <w:tr w:rsidR="00AB1874" w:rsidRPr="00CF0456" w14:paraId="4A0A8E2F" w14:textId="77777777" w:rsidTr="5F1396EB">
        <w:trPr>
          <w:trHeight w:val="567"/>
          <w:jc w:val="center"/>
        </w:trPr>
        <w:tc>
          <w:tcPr>
            <w:tcW w:w="1526" w:type="dxa"/>
            <w:tcBorders>
              <w:left w:val="single" w:sz="24" w:space="0" w:color="auto"/>
            </w:tcBorders>
            <w:shd w:val="clear" w:color="auto" w:fill="CCECFF"/>
            <w:vAlign w:val="center"/>
          </w:tcPr>
          <w:p w14:paraId="35FA2E5B" w14:textId="77777777" w:rsidR="00AB1874" w:rsidRPr="00CF0456" w:rsidRDefault="00991AA9" w:rsidP="0096379A">
            <w:pPr>
              <w:widowControl/>
              <w:spacing w:line="440" w:lineRule="exact"/>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チーム</w:t>
            </w:r>
            <w:r w:rsidR="00AB1874" w:rsidRPr="00CF0456">
              <w:rPr>
                <w:rFonts w:ascii="ＭＳ ゴシック" w:eastAsia="ＭＳ ゴシック" w:hAnsi="ＭＳ ゴシック" w:hint="eastAsia"/>
                <w:sz w:val="24"/>
                <w:szCs w:val="24"/>
              </w:rPr>
              <w:t>名</w:t>
            </w:r>
          </w:p>
        </w:tc>
        <w:tc>
          <w:tcPr>
            <w:tcW w:w="7371" w:type="dxa"/>
            <w:gridSpan w:val="2"/>
            <w:tcBorders>
              <w:right w:val="single" w:sz="24" w:space="0" w:color="auto"/>
            </w:tcBorders>
            <w:shd w:val="clear" w:color="auto" w:fill="auto"/>
          </w:tcPr>
          <w:p w14:paraId="59D135D2" w14:textId="519287C8" w:rsidR="00AB1874" w:rsidRPr="00CF0456" w:rsidRDefault="008B12B3"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Happy boys</w:t>
            </w:r>
          </w:p>
        </w:tc>
      </w:tr>
      <w:tr w:rsidR="00024A53" w:rsidRPr="00CF0456" w14:paraId="2B512D49" w14:textId="77777777" w:rsidTr="5F1396EB">
        <w:trPr>
          <w:trHeight w:val="567"/>
          <w:jc w:val="center"/>
        </w:trPr>
        <w:tc>
          <w:tcPr>
            <w:tcW w:w="1526" w:type="dxa"/>
            <w:vMerge w:val="restart"/>
            <w:tcBorders>
              <w:left w:val="single" w:sz="24" w:space="0" w:color="auto"/>
            </w:tcBorders>
            <w:shd w:val="clear" w:color="auto" w:fill="CCECFF"/>
            <w:vAlign w:val="center"/>
          </w:tcPr>
          <w:p w14:paraId="11FD7333" w14:textId="77777777" w:rsidR="00024A53" w:rsidRPr="00CF0456" w:rsidRDefault="00024A53" w:rsidP="0096379A">
            <w:pPr>
              <w:widowControl/>
              <w:spacing w:line="440" w:lineRule="exact"/>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氏名</w:t>
            </w:r>
            <w:r w:rsidR="00126CC0">
              <w:rPr>
                <w:rFonts w:ascii="ＭＳ ゴシック" w:eastAsia="ＭＳ ゴシック" w:hAnsi="ＭＳ ゴシック" w:hint="eastAsia"/>
                <w:sz w:val="24"/>
                <w:szCs w:val="24"/>
              </w:rPr>
              <w:t>/</w:t>
            </w:r>
            <w:r>
              <w:rPr>
                <w:rFonts w:ascii="ＭＳ ゴシック" w:eastAsia="ＭＳ ゴシック" w:hAnsi="ＭＳ ゴシック" w:hint="eastAsia"/>
                <w:sz w:val="24"/>
                <w:szCs w:val="24"/>
              </w:rPr>
              <w:t>学年</w:t>
            </w:r>
          </w:p>
        </w:tc>
        <w:tc>
          <w:tcPr>
            <w:tcW w:w="5475" w:type="dxa"/>
            <w:tcBorders>
              <w:right w:val="dashSmallGap" w:sz="4" w:space="0" w:color="auto"/>
            </w:tcBorders>
            <w:shd w:val="clear" w:color="auto" w:fill="auto"/>
          </w:tcPr>
          <w:p w14:paraId="43392200" w14:textId="4489575F" w:rsidR="00024A53" w:rsidRPr="00CF0456" w:rsidRDefault="00024A53"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1.（代表）</w:t>
            </w:r>
            <w:r w:rsidR="00CB2537">
              <w:rPr>
                <w:rFonts w:ascii="ＭＳ ゴシック" w:eastAsia="ＭＳ ゴシック" w:hAnsi="ＭＳ ゴシック" w:hint="eastAsia"/>
                <w:sz w:val="24"/>
                <w:szCs w:val="24"/>
              </w:rPr>
              <w:t>椛　稜真</w:t>
            </w:r>
          </w:p>
        </w:tc>
        <w:tc>
          <w:tcPr>
            <w:tcW w:w="1896" w:type="dxa"/>
            <w:tcBorders>
              <w:left w:val="dashSmallGap" w:sz="4" w:space="0" w:color="auto"/>
              <w:right w:val="single" w:sz="24" w:space="0" w:color="auto"/>
            </w:tcBorders>
            <w:shd w:val="clear" w:color="auto" w:fill="FFFFFF" w:themeFill="background1"/>
            <w:vAlign w:val="center"/>
          </w:tcPr>
          <w:p w14:paraId="01DA35DE" w14:textId="4C715CBE" w:rsidR="00024A53" w:rsidRPr="00CF0456" w:rsidRDefault="00CB2537" w:rsidP="00C5578A">
            <w:pPr>
              <w:widowControl/>
              <w:spacing w:line="440" w:lineRule="exact"/>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2</w:t>
            </w:r>
            <w:r w:rsidR="00024A53">
              <w:rPr>
                <w:rFonts w:ascii="ＭＳ ゴシック" w:eastAsia="ＭＳ ゴシック" w:hAnsi="ＭＳ ゴシック" w:hint="eastAsia"/>
                <w:sz w:val="24"/>
                <w:szCs w:val="24"/>
              </w:rPr>
              <w:t>年</w:t>
            </w:r>
          </w:p>
        </w:tc>
      </w:tr>
      <w:tr w:rsidR="00024A53" w:rsidRPr="00CF0456" w14:paraId="06CBE209" w14:textId="77777777" w:rsidTr="00E92407">
        <w:trPr>
          <w:trHeight w:val="567"/>
          <w:jc w:val="center"/>
        </w:trPr>
        <w:tc>
          <w:tcPr>
            <w:tcW w:w="1526" w:type="dxa"/>
            <w:vMerge/>
            <w:tcBorders>
              <w:left w:val="single" w:sz="24" w:space="0" w:color="auto"/>
            </w:tcBorders>
            <w:vAlign w:val="center"/>
          </w:tcPr>
          <w:p w14:paraId="644326BB" w14:textId="77777777" w:rsidR="00024A53" w:rsidRPr="00CF0456" w:rsidRDefault="00024A53" w:rsidP="0096379A">
            <w:pPr>
              <w:widowControl/>
              <w:spacing w:line="440" w:lineRule="exact"/>
              <w:jc w:val="center"/>
              <w:rPr>
                <w:rFonts w:ascii="ＭＳ ゴシック" w:eastAsia="ＭＳ ゴシック" w:hAnsi="ＭＳ ゴシック"/>
                <w:sz w:val="24"/>
                <w:szCs w:val="24"/>
              </w:rPr>
            </w:pPr>
          </w:p>
        </w:tc>
        <w:tc>
          <w:tcPr>
            <w:tcW w:w="5475" w:type="dxa"/>
            <w:tcBorders>
              <w:right w:val="dashSmallGap" w:sz="4" w:space="0" w:color="auto"/>
            </w:tcBorders>
            <w:shd w:val="clear" w:color="auto" w:fill="auto"/>
          </w:tcPr>
          <w:p w14:paraId="7F31C346" w14:textId="59AD7533" w:rsidR="00024A53" w:rsidRPr="00CF0456" w:rsidRDefault="00024A53"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2.</w:t>
            </w:r>
            <w:r w:rsidR="00CB2537">
              <w:rPr>
                <w:rFonts w:ascii="ＭＳ ゴシック" w:eastAsia="ＭＳ ゴシック" w:hAnsi="ＭＳ ゴシック" w:hint="eastAsia"/>
                <w:sz w:val="24"/>
                <w:szCs w:val="24"/>
              </w:rPr>
              <w:t>弓桁　陽太</w:t>
            </w:r>
          </w:p>
        </w:tc>
        <w:tc>
          <w:tcPr>
            <w:tcW w:w="1896" w:type="dxa"/>
            <w:tcBorders>
              <w:left w:val="dashSmallGap" w:sz="4" w:space="0" w:color="auto"/>
              <w:right w:val="single" w:sz="24" w:space="0" w:color="auto"/>
            </w:tcBorders>
            <w:shd w:val="clear" w:color="auto" w:fill="FFFFFF" w:themeFill="background1"/>
          </w:tcPr>
          <w:p w14:paraId="331D517C" w14:textId="33FFBD71" w:rsidR="00024A53" w:rsidRPr="00CF0456" w:rsidRDefault="00CB2537" w:rsidP="00C5578A">
            <w:pPr>
              <w:widowControl/>
              <w:spacing w:line="440" w:lineRule="exact"/>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2</w:t>
            </w:r>
            <w:r w:rsidR="00024A53">
              <w:rPr>
                <w:rFonts w:ascii="ＭＳ ゴシック" w:eastAsia="ＭＳ ゴシック" w:hAnsi="ＭＳ ゴシック" w:hint="eastAsia"/>
                <w:sz w:val="24"/>
                <w:szCs w:val="24"/>
              </w:rPr>
              <w:t>年</w:t>
            </w:r>
          </w:p>
        </w:tc>
      </w:tr>
      <w:tr w:rsidR="00024A53" w:rsidRPr="00CF0456" w14:paraId="07A0246F" w14:textId="77777777" w:rsidTr="00E92407">
        <w:trPr>
          <w:trHeight w:val="567"/>
          <w:jc w:val="center"/>
        </w:trPr>
        <w:tc>
          <w:tcPr>
            <w:tcW w:w="1526" w:type="dxa"/>
            <w:vMerge/>
            <w:tcBorders>
              <w:left w:val="single" w:sz="24" w:space="0" w:color="auto"/>
            </w:tcBorders>
            <w:vAlign w:val="center"/>
          </w:tcPr>
          <w:p w14:paraId="56AB1A88" w14:textId="77777777" w:rsidR="00024A53" w:rsidRPr="00CF0456" w:rsidRDefault="00024A53" w:rsidP="0096379A">
            <w:pPr>
              <w:widowControl/>
              <w:spacing w:line="440" w:lineRule="exact"/>
              <w:jc w:val="center"/>
              <w:rPr>
                <w:rFonts w:ascii="ＭＳ ゴシック" w:eastAsia="ＭＳ ゴシック" w:hAnsi="ＭＳ ゴシック"/>
                <w:sz w:val="24"/>
                <w:szCs w:val="24"/>
              </w:rPr>
            </w:pPr>
          </w:p>
        </w:tc>
        <w:tc>
          <w:tcPr>
            <w:tcW w:w="5475" w:type="dxa"/>
            <w:tcBorders>
              <w:top w:val="single" w:sz="4" w:space="0" w:color="auto"/>
              <w:right w:val="dashSmallGap" w:sz="4" w:space="0" w:color="auto"/>
            </w:tcBorders>
            <w:shd w:val="clear" w:color="auto" w:fill="auto"/>
          </w:tcPr>
          <w:p w14:paraId="7D25B423" w14:textId="1583342A" w:rsidR="00024A53" w:rsidRPr="00CF0456" w:rsidRDefault="00024A53"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3.</w:t>
            </w:r>
            <w:r w:rsidR="008B12B3">
              <w:rPr>
                <w:rFonts w:ascii="ＭＳ ゴシック" w:eastAsia="ＭＳ ゴシック" w:hAnsi="ＭＳ ゴシック" w:hint="eastAsia"/>
                <w:sz w:val="24"/>
                <w:szCs w:val="24"/>
              </w:rPr>
              <w:t>鈴木　崇</w:t>
            </w:r>
            <w:r w:rsidR="007C2ED2">
              <w:rPr>
                <w:rFonts w:ascii="ＭＳ ゴシック" w:eastAsia="ＭＳ ゴシック" w:hAnsi="ＭＳ ゴシック" w:hint="eastAsia"/>
                <w:sz w:val="24"/>
                <w:szCs w:val="24"/>
              </w:rPr>
              <w:t>矢</w:t>
            </w:r>
          </w:p>
        </w:tc>
        <w:tc>
          <w:tcPr>
            <w:tcW w:w="1896" w:type="dxa"/>
            <w:tcBorders>
              <w:top w:val="single" w:sz="4" w:space="0" w:color="auto"/>
              <w:left w:val="dashSmallGap" w:sz="4" w:space="0" w:color="auto"/>
              <w:right w:val="single" w:sz="24" w:space="0" w:color="auto"/>
            </w:tcBorders>
            <w:shd w:val="clear" w:color="auto" w:fill="FFFFFF" w:themeFill="background1"/>
          </w:tcPr>
          <w:p w14:paraId="2A7C8FAA" w14:textId="75135869" w:rsidR="00024A53" w:rsidRPr="00CF0456" w:rsidRDefault="00CB2537" w:rsidP="00C5578A">
            <w:pPr>
              <w:widowControl/>
              <w:spacing w:line="440" w:lineRule="exact"/>
              <w:jc w:val="right"/>
              <w:rPr>
                <w:rFonts w:ascii="ＭＳ ゴシック" w:eastAsia="ＭＳ ゴシック" w:hAnsi="ＭＳ ゴシック"/>
                <w:sz w:val="24"/>
                <w:szCs w:val="24"/>
              </w:rPr>
            </w:pPr>
            <w:r>
              <w:rPr>
                <w:rFonts w:ascii="ＭＳ ゴシック" w:eastAsia="ＭＳ ゴシック" w:hAnsi="ＭＳ ゴシック" w:hint="eastAsia"/>
                <w:sz w:val="24"/>
                <w:szCs w:val="24"/>
              </w:rPr>
              <w:t>2</w:t>
            </w:r>
            <w:r w:rsidR="00024A53">
              <w:rPr>
                <w:rFonts w:ascii="ＭＳ ゴシック" w:eastAsia="ＭＳ ゴシック" w:hAnsi="ＭＳ ゴシック" w:hint="eastAsia"/>
                <w:sz w:val="24"/>
                <w:szCs w:val="24"/>
              </w:rPr>
              <w:t>年</w:t>
            </w:r>
          </w:p>
        </w:tc>
      </w:tr>
      <w:tr w:rsidR="00AB1874" w:rsidRPr="00CF0456" w14:paraId="2FA24821" w14:textId="77777777" w:rsidTr="5F1396EB">
        <w:trPr>
          <w:trHeight w:val="567"/>
          <w:jc w:val="center"/>
        </w:trPr>
        <w:tc>
          <w:tcPr>
            <w:tcW w:w="1526" w:type="dxa"/>
            <w:tcBorders>
              <w:left w:val="single" w:sz="24" w:space="0" w:color="auto"/>
              <w:bottom w:val="single" w:sz="24" w:space="0" w:color="auto"/>
            </w:tcBorders>
            <w:shd w:val="clear" w:color="auto" w:fill="CCECFF"/>
            <w:vAlign w:val="center"/>
          </w:tcPr>
          <w:p w14:paraId="25A2683A" w14:textId="77777777" w:rsidR="00AB1874" w:rsidRPr="00CF0456" w:rsidRDefault="0083616D" w:rsidP="0096379A">
            <w:pPr>
              <w:widowControl/>
              <w:spacing w:line="440" w:lineRule="exact"/>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担当教員名</w:t>
            </w:r>
          </w:p>
        </w:tc>
        <w:tc>
          <w:tcPr>
            <w:tcW w:w="7371" w:type="dxa"/>
            <w:gridSpan w:val="2"/>
            <w:tcBorders>
              <w:bottom w:val="single" w:sz="24" w:space="0" w:color="auto"/>
              <w:right w:val="single" w:sz="24" w:space="0" w:color="auto"/>
            </w:tcBorders>
            <w:shd w:val="clear" w:color="auto" w:fill="auto"/>
          </w:tcPr>
          <w:p w14:paraId="628551DC" w14:textId="399DF351" w:rsidR="00AB1874" w:rsidRPr="00CF0456" w:rsidRDefault="00CB2537" w:rsidP="00AD25B8">
            <w:pPr>
              <w:widowControl/>
              <w:spacing w:line="440" w:lineRule="exact"/>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小林　健太</w:t>
            </w:r>
          </w:p>
        </w:tc>
      </w:tr>
    </w:tbl>
    <w:p w14:paraId="7FB5E058" w14:textId="77777777" w:rsidR="003D5588" w:rsidRDefault="003D5588" w:rsidP="00AB1874">
      <w:pPr>
        <w:spacing w:line="240" w:lineRule="exact"/>
        <w:rPr>
          <w:rFonts w:ascii="ＭＳ ゴシック" w:eastAsia="ＭＳ ゴシック" w:hAnsi="ＭＳ ゴシック"/>
          <w:sz w:val="24"/>
          <w:szCs w:val="24"/>
          <w:u w:val="single"/>
        </w:rPr>
      </w:pPr>
    </w:p>
    <w:p w14:paraId="6246FD6C" w14:textId="274578F3" w:rsidR="00972B19" w:rsidRPr="00DE11F3" w:rsidRDefault="003D5588" w:rsidP="001F3A20">
      <w:pPr>
        <w:rPr>
          <w:rFonts w:ascii="ＭＳ ゴシック" w:eastAsia="ＭＳ ゴシック" w:hAnsi="ＭＳ ゴシック" w:cs="ＭＳ 明朝"/>
          <w:sz w:val="24"/>
          <w:szCs w:val="24"/>
        </w:rPr>
      </w:pPr>
      <w:r>
        <w:rPr>
          <w:rFonts w:ascii="ＭＳ 明朝" w:hAnsi="ＭＳ 明朝" w:cs="ＭＳ 明朝"/>
          <w:sz w:val="24"/>
          <w:szCs w:val="24"/>
        </w:rPr>
        <w:br w:type="page"/>
      </w:r>
      <w:r w:rsidR="00AD24FA">
        <w:rPr>
          <w:rFonts w:ascii="ＭＳ 明朝" w:hAnsi="ＭＳ 明朝" w:cs="ＭＳ 明朝" w:hint="eastAsia"/>
          <w:sz w:val="24"/>
          <w:szCs w:val="24"/>
        </w:rPr>
        <w:t xml:space="preserve">② </w:t>
      </w:r>
      <w:r w:rsidR="00C46802" w:rsidRPr="00C46802">
        <w:rPr>
          <w:rFonts w:ascii="ＭＳ ゴシック" w:eastAsia="ＭＳ ゴシック" w:hAnsi="ＭＳ ゴシック" w:cs="ＭＳ 明朝" w:hint="eastAsia"/>
          <w:sz w:val="24"/>
          <w:szCs w:val="24"/>
        </w:rPr>
        <w:t>[はじめに]</w:t>
      </w:r>
      <w:r w:rsidR="00DD1EBE">
        <w:rPr>
          <w:rFonts w:ascii="ＭＳ ゴシック" w:eastAsia="ＭＳ ゴシック" w:hAnsi="ＭＳ ゴシック" w:cs="ＭＳ 明朝" w:hint="eastAsia"/>
          <w:sz w:val="24"/>
          <w:szCs w:val="24"/>
        </w:rPr>
        <w:t xml:space="preserve">　</w:t>
      </w:r>
      <w:r w:rsidR="00945BE1" w:rsidRPr="00DD1EBE">
        <w:rPr>
          <w:rFonts w:ascii="ＭＳ ゴシック" w:eastAsia="ＭＳ ゴシック" w:hAnsi="ＭＳ ゴシック" w:hint="eastAsia"/>
          <w:b/>
          <w:bCs/>
          <w:color w:val="FF0000"/>
          <w:sz w:val="24"/>
          <w:szCs w:val="24"/>
        </w:rPr>
        <w:t>※必須</w:t>
      </w:r>
    </w:p>
    <w:p w14:paraId="511E15A6" w14:textId="2918B605" w:rsidR="00DE11F3" w:rsidRDefault="00DE11F3" w:rsidP="00DE11F3">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キャンプは、人々が自然の中で癒しや楽しさを求めてきた、長い歴史を持つレジャーです。そして、</w:t>
      </w:r>
      <w:r w:rsidRPr="00491B51">
        <w:rPr>
          <w:rFonts w:ascii="ＭＳ ゴシック" w:eastAsia="ＭＳ ゴシック" w:hAnsi="ＭＳ ゴシック" w:hint="eastAsia"/>
          <w:color w:val="000000" w:themeColor="text1"/>
          <w:sz w:val="24"/>
          <w:szCs w:val="24"/>
        </w:rPr>
        <w:t>キャンプにはその時代によって</w:t>
      </w:r>
      <w:r>
        <w:rPr>
          <w:rFonts w:ascii="ＭＳ ゴシック" w:eastAsia="ＭＳ ゴシック" w:hAnsi="ＭＳ ゴシック" w:hint="eastAsia"/>
          <w:color w:val="000000" w:themeColor="text1"/>
          <w:sz w:val="24"/>
          <w:szCs w:val="24"/>
        </w:rPr>
        <w:t>「キャンプ</w:t>
      </w:r>
      <w:r w:rsidRPr="00491B51">
        <w:rPr>
          <w:rFonts w:ascii="ＭＳ ゴシック" w:eastAsia="ＭＳ ゴシック" w:hAnsi="ＭＳ ゴシック" w:hint="eastAsia"/>
          <w:color w:val="000000" w:themeColor="text1"/>
          <w:sz w:val="24"/>
          <w:szCs w:val="24"/>
        </w:rPr>
        <w:t>ブーム</w:t>
      </w:r>
      <w:r>
        <w:rPr>
          <w:rFonts w:ascii="ＭＳ ゴシック" w:eastAsia="ＭＳ ゴシック" w:hAnsi="ＭＳ ゴシック" w:hint="eastAsia"/>
          <w:color w:val="000000" w:themeColor="text1"/>
          <w:sz w:val="24"/>
          <w:szCs w:val="24"/>
        </w:rPr>
        <w:t>」と呼ばれる流行があります</w:t>
      </w:r>
      <w:r w:rsidRPr="00491B51">
        <w:rPr>
          <w:rFonts w:ascii="ＭＳ ゴシック" w:eastAsia="ＭＳ ゴシック" w:hAnsi="ＭＳ ゴシック" w:hint="eastAsia"/>
          <w:color w:val="000000" w:themeColor="text1"/>
          <w:sz w:val="24"/>
          <w:szCs w:val="24"/>
        </w:rPr>
        <w:t>。</w:t>
      </w:r>
      <w:r>
        <w:rPr>
          <w:rFonts w:ascii="ＭＳ ゴシック" w:eastAsia="ＭＳ ゴシック" w:hAnsi="ＭＳ ゴシック" w:hint="eastAsia"/>
          <w:color w:val="000000" w:themeColor="text1"/>
          <w:sz w:val="24"/>
          <w:szCs w:val="24"/>
        </w:rPr>
        <w:t>中でも、近年話題となったのが、</w:t>
      </w:r>
      <w:r w:rsidRPr="00491B51">
        <w:rPr>
          <w:rFonts w:ascii="ＭＳ ゴシック" w:eastAsia="ＭＳ ゴシック" w:hAnsi="ＭＳ ゴシック"/>
          <w:color w:val="000000" w:themeColor="text1"/>
          <w:sz w:val="24"/>
          <w:szCs w:val="24"/>
        </w:rPr>
        <w:t>いわゆる「第三次キャンプブーム」と呼ばれる</w:t>
      </w:r>
      <w:r>
        <w:rPr>
          <w:rFonts w:ascii="ＭＳ ゴシック" w:eastAsia="ＭＳ ゴシック" w:hAnsi="ＭＳ ゴシック" w:hint="eastAsia"/>
          <w:color w:val="000000" w:themeColor="text1"/>
          <w:sz w:val="24"/>
          <w:szCs w:val="24"/>
        </w:rPr>
        <w:t>ものです</w:t>
      </w:r>
      <w:r w:rsidRPr="00491B51">
        <w:rPr>
          <w:rFonts w:ascii="ＭＳ ゴシック" w:eastAsia="ＭＳ ゴシック" w:hAnsi="ＭＳ ゴシック" w:hint="eastAsia"/>
          <w:color w:val="000000" w:themeColor="text1"/>
          <w:sz w:val="24"/>
          <w:szCs w:val="24"/>
        </w:rPr>
        <w:t>。こ</w:t>
      </w:r>
      <w:r>
        <w:rPr>
          <w:rFonts w:ascii="ＭＳ ゴシック" w:eastAsia="ＭＳ ゴシック" w:hAnsi="ＭＳ ゴシック" w:hint="eastAsia"/>
          <w:color w:val="000000" w:themeColor="text1"/>
          <w:sz w:val="24"/>
          <w:szCs w:val="24"/>
        </w:rPr>
        <w:t>のブームの背景には</w:t>
      </w:r>
      <w:r w:rsidRPr="00491B51">
        <w:rPr>
          <w:rFonts w:ascii="ＭＳ ゴシック" w:eastAsia="ＭＳ ゴシック" w:hAnsi="ＭＳ ゴシック" w:hint="eastAsia"/>
          <w:color w:val="000000" w:themeColor="text1"/>
          <w:sz w:val="24"/>
          <w:szCs w:val="24"/>
        </w:rPr>
        <w:t>、ソロキャンプ</w:t>
      </w:r>
      <w:r>
        <w:rPr>
          <w:rFonts w:ascii="ＭＳ ゴシック" w:eastAsia="ＭＳ ゴシック" w:hAnsi="ＭＳ ゴシック" w:hint="eastAsia"/>
          <w:color w:val="000000" w:themeColor="text1"/>
          <w:sz w:val="24"/>
          <w:szCs w:val="24"/>
        </w:rPr>
        <w:t>といった</w:t>
      </w:r>
      <w:r w:rsidRPr="00491B51">
        <w:rPr>
          <w:rFonts w:ascii="ＭＳ ゴシック" w:eastAsia="ＭＳ ゴシック" w:hAnsi="ＭＳ ゴシック" w:hint="eastAsia"/>
          <w:color w:val="000000" w:themeColor="text1"/>
          <w:sz w:val="24"/>
          <w:szCs w:val="24"/>
        </w:rPr>
        <w:t>新しいスタイル</w:t>
      </w:r>
      <w:r w:rsidR="00707F09">
        <w:rPr>
          <w:rFonts w:ascii="ＭＳ ゴシック" w:eastAsia="ＭＳ ゴシック" w:hAnsi="ＭＳ ゴシック" w:hint="eastAsia"/>
          <w:color w:val="000000" w:themeColor="text1"/>
          <w:sz w:val="24"/>
          <w:szCs w:val="24"/>
        </w:rPr>
        <w:t>の</w:t>
      </w:r>
      <w:r w:rsidRPr="00491B51">
        <w:rPr>
          <w:rFonts w:ascii="ＭＳ ゴシック" w:eastAsia="ＭＳ ゴシック" w:hAnsi="ＭＳ ゴシック" w:hint="eastAsia"/>
          <w:color w:val="000000" w:themeColor="text1"/>
          <w:sz w:val="24"/>
          <w:szCs w:val="24"/>
        </w:rPr>
        <w:t>登場</w:t>
      </w:r>
      <w:r>
        <w:rPr>
          <w:rFonts w:ascii="ＭＳ ゴシック" w:eastAsia="ＭＳ ゴシック" w:hAnsi="ＭＳ ゴシック" w:hint="eastAsia"/>
          <w:color w:val="000000" w:themeColor="text1"/>
          <w:sz w:val="24"/>
          <w:szCs w:val="24"/>
        </w:rPr>
        <w:t>や</w:t>
      </w:r>
      <w:r w:rsidRPr="00491B51">
        <w:rPr>
          <w:rFonts w:ascii="ＭＳ ゴシック" w:eastAsia="ＭＳ ゴシック" w:hAnsi="ＭＳ ゴシック" w:hint="eastAsia"/>
          <w:color w:val="000000" w:themeColor="text1"/>
          <w:sz w:val="24"/>
          <w:szCs w:val="24"/>
        </w:rPr>
        <w:t>、</w:t>
      </w:r>
      <w:r>
        <w:rPr>
          <w:rFonts w:ascii="ＭＳ ゴシック" w:eastAsia="ＭＳ ゴシック" w:hAnsi="ＭＳ ゴシック" w:hint="eastAsia"/>
          <w:color w:val="000000" w:themeColor="text1"/>
          <w:sz w:val="24"/>
          <w:szCs w:val="24"/>
        </w:rPr>
        <w:t>「</w:t>
      </w:r>
      <w:r w:rsidRPr="00491B51">
        <w:rPr>
          <w:rFonts w:ascii="ＭＳ ゴシック" w:eastAsia="ＭＳ ゴシック" w:hAnsi="ＭＳ ゴシック" w:hint="eastAsia"/>
          <w:color w:val="000000" w:themeColor="text1"/>
          <w:sz w:val="24"/>
          <w:szCs w:val="24"/>
        </w:rPr>
        <w:t>人混みを</w:t>
      </w:r>
      <w:r>
        <w:rPr>
          <w:rFonts w:ascii="ＭＳ ゴシック" w:eastAsia="ＭＳ ゴシック" w:hAnsi="ＭＳ ゴシック" w:hint="eastAsia"/>
          <w:color w:val="000000" w:themeColor="text1"/>
          <w:sz w:val="24"/>
          <w:szCs w:val="24"/>
        </w:rPr>
        <w:t>避けて</w:t>
      </w:r>
      <w:r w:rsidRPr="00491B51">
        <w:rPr>
          <w:rFonts w:ascii="ＭＳ ゴシック" w:eastAsia="ＭＳ ゴシック" w:hAnsi="ＭＳ ゴシック" w:hint="eastAsia"/>
          <w:color w:val="000000" w:themeColor="text1"/>
          <w:sz w:val="24"/>
          <w:szCs w:val="24"/>
        </w:rPr>
        <w:t>リフレッシュがしたい</w:t>
      </w:r>
      <w:r>
        <w:rPr>
          <w:rFonts w:ascii="ＭＳ ゴシック" w:eastAsia="ＭＳ ゴシック" w:hAnsi="ＭＳ ゴシック" w:hint="eastAsia"/>
          <w:color w:val="000000" w:themeColor="text1"/>
          <w:sz w:val="24"/>
          <w:szCs w:val="24"/>
        </w:rPr>
        <w:t>」という社会的ニーズがありました。</w:t>
      </w:r>
      <w:r w:rsidRPr="00491B51">
        <w:rPr>
          <w:rFonts w:ascii="ＭＳ ゴシック" w:eastAsia="ＭＳ ゴシック" w:hAnsi="ＭＳ ゴシック" w:hint="eastAsia"/>
          <w:color w:val="000000" w:themeColor="text1"/>
          <w:sz w:val="24"/>
          <w:szCs w:val="24"/>
        </w:rPr>
        <w:t>この「第三次キャンプブーム</w:t>
      </w:r>
      <w:r>
        <w:rPr>
          <w:rFonts w:ascii="ＭＳ ゴシック" w:eastAsia="ＭＳ ゴシック" w:hAnsi="ＭＳ ゴシック" w:hint="eastAsia"/>
          <w:color w:val="000000" w:themeColor="text1"/>
          <w:sz w:val="24"/>
          <w:szCs w:val="24"/>
        </w:rPr>
        <w:t>」</w:t>
      </w:r>
      <w:r w:rsidRPr="00491B51">
        <w:rPr>
          <w:rFonts w:ascii="ＭＳ ゴシック" w:eastAsia="ＭＳ ゴシック" w:hAnsi="ＭＳ ゴシック" w:hint="eastAsia"/>
          <w:color w:val="000000" w:themeColor="text1"/>
          <w:sz w:val="24"/>
          <w:szCs w:val="24"/>
        </w:rPr>
        <w:t>で多くの初心者がキャンプ</w:t>
      </w:r>
      <w:r>
        <w:rPr>
          <w:rFonts w:ascii="ＭＳ ゴシック" w:eastAsia="ＭＳ ゴシック" w:hAnsi="ＭＳ ゴシック" w:hint="eastAsia"/>
          <w:color w:val="000000" w:themeColor="text1"/>
          <w:sz w:val="24"/>
          <w:szCs w:val="24"/>
        </w:rPr>
        <w:t>に挑戦するきっかけになりましたが、一方で準備や情報不足、</w:t>
      </w:r>
      <w:r w:rsidR="00B84A04">
        <w:rPr>
          <w:rFonts w:ascii="ＭＳ ゴシック" w:eastAsia="ＭＳ ゴシック" w:hAnsi="ＭＳ ゴシック" w:hint="eastAsia"/>
          <w:color w:val="000000" w:themeColor="text1"/>
          <w:sz w:val="24"/>
          <w:szCs w:val="24"/>
        </w:rPr>
        <w:t>初心者がキャンプをしに行った</w:t>
      </w:r>
      <w:r>
        <w:rPr>
          <w:rFonts w:ascii="ＭＳ ゴシック" w:eastAsia="ＭＳ ゴシック" w:hAnsi="ＭＳ ゴシック" w:hint="eastAsia"/>
          <w:color w:val="000000" w:themeColor="text1"/>
          <w:sz w:val="24"/>
          <w:szCs w:val="24"/>
        </w:rPr>
        <w:t>現地や交流面での不安などの理由から、継続的な利用には至らず、ブームは次第に沈静化の傾向にあります。</w:t>
      </w:r>
    </w:p>
    <w:p w14:paraId="0A316244" w14:textId="77777777" w:rsidR="00DE11F3" w:rsidRDefault="00DE11F3" w:rsidP="00DE11F3">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私たちの住む静岡県は、全国的に見ても魅力のあるキャンプ場がたくさんある地域です。特に</w:t>
      </w:r>
      <w:r w:rsidRPr="00E800D1">
        <w:rPr>
          <w:rFonts w:ascii="ＭＳ ゴシック" w:eastAsia="ＭＳ ゴシック" w:hAnsi="ＭＳ ゴシック"/>
          <w:color w:val="000000" w:themeColor="text1"/>
          <w:sz w:val="24"/>
          <w:szCs w:val="24"/>
        </w:rPr>
        <w:t>、浜松市には</w:t>
      </w:r>
      <w:r>
        <w:rPr>
          <w:rFonts w:ascii="ＭＳ ゴシック" w:eastAsia="ＭＳ ゴシック" w:hAnsi="ＭＳ ゴシック" w:hint="eastAsia"/>
          <w:color w:val="000000" w:themeColor="text1"/>
          <w:sz w:val="24"/>
          <w:szCs w:val="24"/>
        </w:rPr>
        <w:t>川や森林など</w:t>
      </w:r>
      <w:r w:rsidRPr="00E800D1">
        <w:rPr>
          <w:rFonts w:ascii="ＭＳ ゴシック" w:eastAsia="ＭＳ ゴシック" w:hAnsi="ＭＳ ゴシック"/>
          <w:color w:val="000000" w:themeColor="text1"/>
          <w:sz w:val="24"/>
          <w:szCs w:val="24"/>
        </w:rPr>
        <w:t>自然の恵みを活かした</w:t>
      </w:r>
      <w:r>
        <w:rPr>
          <w:rFonts w:ascii="ＭＳ ゴシック" w:eastAsia="ＭＳ ゴシック" w:hAnsi="ＭＳ ゴシック" w:hint="eastAsia"/>
          <w:color w:val="000000" w:themeColor="text1"/>
          <w:sz w:val="24"/>
          <w:szCs w:val="24"/>
        </w:rPr>
        <w:t>キャンプ場が多数存在しています。</w:t>
      </w:r>
    </w:p>
    <w:p w14:paraId="6C9BB989" w14:textId="77777777" w:rsidR="00DE11F3" w:rsidRDefault="00DE11F3" w:rsidP="00DE11F3">
      <w:pPr>
        <w:ind w:firstLineChars="100" w:firstLine="240"/>
        <w:rPr>
          <w:ins w:id="0" w:author="Microsoft Word" w:date="2025-06-23T13:25:00Z"/>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 xml:space="preserve">では、浜松市のキャンプ場利用客数はどうなのでしょうか。浜松市のキャンプ場に聞き込み調査をしたデータは下記の通りです。　</w:t>
      </w:r>
    </w:p>
    <w:p w14:paraId="2D29AE96" w14:textId="6287E6C1" w:rsidR="00DE11F3" w:rsidRDefault="00B35F5A" w:rsidP="00707F09">
      <w:pPr>
        <w:jc w:val="center"/>
        <w:rPr>
          <w:ins w:id="1" w:author="Microsoft Word" w:date="2025-06-23T13:25:00Z"/>
          <w:rFonts w:ascii="ＭＳ ゴシック" w:eastAsia="ＭＳ ゴシック" w:hAnsi="ＭＳ ゴシック"/>
          <w:color w:val="000000" w:themeColor="text1"/>
          <w:sz w:val="24"/>
          <w:szCs w:val="24"/>
        </w:rPr>
      </w:pPr>
      <w:r>
        <w:rPr>
          <w:noProof/>
        </w:rPr>
        <mc:AlternateContent>
          <mc:Choice Requires="wps">
            <w:drawing>
              <wp:anchor distT="0" distB="0" distL="114300" distR="114300" simplePos="0" relativeHeight="251658294" behindDoc="0" locked="0" layoutInCell="1" allowOverlap="1" wp14:anchorId="12AC73CD" wp14:editId="747390F0">
                <wp:simplePos x="0" y="0"/>
                <wp:positionH relativeFrom="column">
                  <wp:posOffset>3055620</wp:posOffset>
                </wp:positionH>
                <wp:positionV relativeFrom="paragraph">
                  <wp:posOffset>3352165</wp:posOffset>
                </wp:positionV>
                <wp:extent cx="3480099" cy="898263"/>
                <wp:effectExtent l="0" t="0" r="6350" b="0"/>
                <wp:wrapNone/>
                <wp:docPr id="866885597" name="テキスト ボックス 39"/>
                <wp:cNvGraphicFramePr/>
                <a:graphic xmlns:a="http://schemas.openxmlformats.org/drawingml/2006/main">
                  <a:graphicData uri="http://schemas.microsoft.com/office/word/2010/wordprocessingShape">
                    <wps:wsp>
                      <wps:cNvSpPr txBox="1"/>
                      <wps:spPr>
                        <a:xfrm>
                          <a:off x="0" y="0"/>
                          <a:ext cx="3480099" cy="898263"/>
                        </a:xfrm>
                        <a:prstGeom prst="rect">
                          <a:avLst/>
                        </a:prstGeom>
                        <a:solidFill>
                          <a:schemeClr val="lt1"/>
                        </a:solidFill>
                        <a:ln w="6350">
                          <a:noFill/>
                        </a:ln>
                      </wps:spPr>
                      <wps:txbx>
                        <w:txbxContent>
                          <w:p w14:paraId="53C0A85A" w14:textId="77777777" w:rsidR="00B35F5A" w:rsidRDefault="00B35F5A" w:rsidP="00B35F5A">
                            <w:r>
                              <w:rPr>
                                <w:rFonts w:hint="eastAsia"/>
                              </w:rPr>
                              <w:t>※令和</w:t>
                            </w:r>
                            <w:r>
                              <w:rPr>
                                <w:rFonts w:hint="eastAsia"/>
                              </w:rPr>
                              <w:t>2</w:t>
                            </w:r>
                            <w:r>
                              <w:rPr>
                                <w:rFonts w:hint="eastAsia"/>
                              </w:rPr>
                              <w:t>年年度</w:t>
                            </w:r>
                            <w:r>
                              <w:rPr>
                                <w:rFonts w:hint="eastAsia"/>
                              </w:rPr>
                              <w:t>:</w:t>
                            </w:r>
                            <w:r>
                              <w:rPr>
                                <w:rFonts w:hint="eastAsia"/>
                              </w:rPr>
                              <w:t>新型コロナウイルス</w:t>
                            </w:r>
                          </w:p>
                          <w:p w14:paraId="0C98B953" w14:textId="35FB5C37" w:rsidR="00B35F5A" w:rsidRDefault="00B35F5A" w:rsidP="00B35F5A">
                            <w:r>
                              <w:rPr>
                                <w:rFonts w:hint="eastAsia"/>
                              </w:rPr>
                              <w:t>令和</w:t>
                            </w:r>
                            <w:r>
                              <w:rPr>
                                <w:rFonts w:hint="eastAsia"/>
                              </w:rPr>
                              <w:t>6</w:t>
                            </w:r>
                            <w:r>
                              <w:rPr>
                                <w:rFonts w:hint="eastAsia"/>
                              </w:rPr>
                              <w:t>年年度</w:t>
                            </w:r>
                            <w:r>
                              <w:rPr>
                                <w:rFonts w:hint="eastAsia"/>
                              </w:rPr>
                              <w:t>:</w:t>
                            </w:r>
                            <w:r>
                              <w:rPr>
                                <w:rFonts w:hint="eastAsia"/>
                              </w:rPr>
                              <w:t>環境的要因（豪雨、異常気象）</w:t>
                            </w:r>
                          </w:p>
                          <w:p w14:paraId="340FF071" w14:textId="77777777" w:rsidR="00B35F5A" w:rsidRDefault="00B35F5A" w:rsidP="00B35F5A">
                            <w:r>
                              <w:rPr>
                                <w:rFonts w:hint="eastAsia"/>
                              </w:rPr>
                              <w:t>のため、キャンプ場利用者はいない。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AC73CD" id="_x0000_t202" coordsize="21600,21600" o:spt="202" path="m,l,21600r21600,l21600,xe">
                <v:stroke joinstyle="miter"/>
                <v:path gradientshapeok="t" o:connecttype="rect"/>
              </v:shapetype>
              <v:shape id="テキスト ボックス 39" o:spid="_x0000_s1027" type="#_x0000_t202" style="position:absolute;left:0;text-align:left;margin-left:240.6pt;margin-top:263.95pt;width:274pt;height:70.7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" fillcolor="white [3201]" stroked="f" strokeweight=".5pt">
                <v:textbox>
                  <w:txbxContent>
                    <w:p w14:paraId="53C0A85A" w14:textId="77777777" w:rsidR="00B35F5A" w:rsidRDefault="00B35F5A" w:rsidP="00B35F5A">
                      <w:r>
                        <w:rPr>
                          <w:rFonts w:hint="eastAsia"/>
                        </w:rPr>
                        <w:t>※令和</w:t>
                      </w:r>
                      <w:r>
                        <w:rPr>
                          <w:rFonts w:hint="eastAsia"/>
                        </w:rPr>
                        <w:t>2</w:t>
                      </w:r>
                      <w:r>
                        <w:rPr>
                          <w:rFonts w:hint="eastAsia"/>
                        </w:rPr>
                        <w:t>年年度</w:t>
                      </w:r>
                      <w:r>
                        <w:rPr>
                          <w:rFonts w:hint="eastAsia"/>
                        </w:rPr>
                        <w:t>:</w:t>
                      </w:r>
                      <w:r>
                        <w:rPr>
                          <w:rFonts w:hint="eastAsia"/>
                        </w:rPr>
                        <w:t>新型コロナウイルス</w:t>
                      </w:r>
                    </w:p>
                    <w:p w14:paraId="0C98B953" w14:textId="35FB5C37" w:rsidR="00B35F5A" w:rsidRDefault="00B35F5A" w:rsidP="00B35F5A">
                      <w:r>
                        <w:rPr>
                          <w:rFonts w:hint="eastAsia"/>
                        </w:rPr>
                        <w:t>令和</w:t>
                      </w:r>
                      <w:r>
                        <w:rPr>
                          <w:rFonts w:hint="eastAsia"/>
                        </w:rPr>
                        <w:t>6</w:t>
                      </w:r>
                      <w:r>
                        <w:rPr>
                          <w:rFonts w:hint="eastAsia"/>
                        </w:rPr>
                        <w:t>年年度</w:t>
                      </w:r>
                      <w:r>
                        <w:rPr>
                          <w:rFonts w:hint="eastAsia"/>
                        </w:rPr>
                        <w:t>:</w:t>
                      </w:r>
                      <w:r>
                        <w:rPr>
                          <w:rFonts w:hint="eastAsia"/>
                        </w:rPr>
                        <w:t>環境的要因（豪雨、異常気象）</w:t>
                      </w:r>
                    </w:p>
                    <w:p w14:paraId="340FF071" w14:textId="77777777" w:rsidR="00B35F5A" w:rsidRDefault="00B35F5A" w:rsidP="00B35F5A">
                      <w:r>
                        <w:rPr>
                          <w:rFonts w:hint="eastAsia"/>
                        </w:rPr>
                        <w:t>のため、キャンプ場利用者はいない。</w:t>
                      </w:r>
                    </w:p>
                  </w:txbxContent>
                </v:textbox>
              </v:shape>
            </w:pict>
          </mc:Fallback>
        </mc:AlternateContent>
      </w:r>
      <w:r w:rsidR="00DE11F3" w:rsidRPr="009863E2">
        <w:rPr>
          <w:noProof/>
        </w:rPr>
        <w:drawing>
          <wp:inline distT="0" distB="0" distL="0" distR="0" wp14:anchorId="738A0910" wp14:editId="1CCB55BD">
            <wp:extent cx="3597215" cy="4763433"/>
            <wp:effectExtent l="0" t="0" r="3810" b="0"/>
            <wp:docPr id="83850293"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2810" cy="4784085"/>
                    </a:xfrm>
                    <a:prstGeom prst="rect">
                      <a:avLst/>
                    </a:prstGeom>
                    <a:noFill/>
                    <a:ln>
                      <a:noFill/>
                    </a:ln>
                  </pic:spPr>
                </pic:pic>
              </a:graphicData>
            </a:graphic>
          </wp:inline>
        </w:drawing>
      </w:r>
    </w:p>
    <w:p w14:paraId="331B8709" w14:textId="77777777" w:rsidR="00DE11F3" w:rsidRDefault="00DE11F3" w:rsidP="00DE11F3">
      <w:pPr>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浜松市のキャンプ場利用客数は年々増加しています。その要因として「お花見」や「子ども連れの家族は、川遊びを兼ねてキャンプ」というものがあります。このことから、浜松市のキャンプ場は老若男女問わず楽しめる環境であるといえます。</w:t>
      </w:r>
    </w:p>
    <w:p w14:paraId="35E5B76D" w14:textId="77777777" w:rsidR="00DE11F3" w:rsidRDefault="00DE11F3" w:rsidP="00707F09">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しかし現状では、浜松市のキャンプは地域資源と十分に連携されていないという課題があります。これを打破するために、キャンプを入口とし、浜松市の食文化、観光地、特産品、地元事業者など、浜松市の多様な魅力に触れ、興味を広げてもらう仕組みづくりが必要だと考えました。</w:t>
      </w:r>
    </w:p>
    <w:p w14:paraId="48BA8E57" w14:textId="77777777" w:rsidR="00DE11F3" w:rsidRDefault="00DE11F3" w:rsidP="00707F09">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キャンプをきっかけに、地域の食・人・観光・仕事に関心を持ち、何度も浜松市に訪れるリピーターや、将来的な浜松市への移住・定住者の創出にもつなげていきます。そのような地域活性化の循環を創成することが、本提案の大きな目的です。</w:t>
      </w:r>
    </w:p>
    <w:p w14:paraId="10A3F1D1" w14:textId="77777777" w:rsidR="00DE11F3" w:rsidRDefault="00DE11F3" w:rsidP="00707F09">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そこで、私たちは「キャンプ×地域観光×地域交流」をコンセプトにしたアプリ「はまキャンプ」を提案します。このアプリは、浜松市のキャンプ場および浜松市を満喫することができるアプリです。</w:t>
      </w:r>
    </w:p>
    <w:p w14:paraId="6B48953D" w14:textId="00BE28D0" w:rsidR="00E92407" w:rsidRPr="00DE11F3" w:rsidRDefault="00DE11F3" w:rsidP="00707F09">
      <w:pPr>
        <w:ind w:firstLineChars="100" w:firstLine="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「はまキャンプ」は、キャンプ場を軸に浜松市の観光地や食文化、地域住民との交流を促進することで、</w:t>
      </w:r>
      <w:r w:rsidR="00707F09">
        <w:rPr>
          <w:rFonts w:ascii="ＭＳ ゴシック" w:eastAsia="ＭＳ ゴシック" w:hAnsi="ＭＳ ゴシック" w:hint="eastAsia"/>
          <w:color w:val="000000" w:themeColor="text1"/>
          <w:sz w:val="24"/>
          <w:szCs w:val="24"/>
        </w:rPr>
        <w:t>より</w:t>
      </w:r>
      <w:r>
        <w:rPr>
          <w:rFonts w:ascii="ＭＳ ゴシック" w:eastAsia="ＭＳ ゴシック" w:hAnsi="ＭＳ ゴシック" w:hint="eastAsia"/>
          <w:color w:val="000000" w:themeColor="text1"/>
          <w:sz w:val="24"/>
          <w:szCs w:val="24"/>
        </w:rPr>
        <w:t>深く浜松市の魅力を体感できる仕組みを提供します。また、本アプリはユーザーのみならず地元住民や事業者にとっても、自信の商品を他のユーザーから発信してもらえる場となり、新たな経済的・人材的つながりの創出が見込まれます。</w:t>
      </w:r>
      <w:r w:rsidR="00E92407">
        <w:rPr>
          <w:rFonts w:ascii="ＭＳ ゴシック" w:eastAsia="ＭＳ ゴシック" w:hAnsi="ＭＳ ゴシック" w:cs="ＭＳ 明朝"/>
          <w:sz w:val="24"/>
          <w:szCs w:val="24"/>
        </w:rPr>
        <w:br w:type="page"/>
      </w:r>
    </w:p>
    <w:p w14:paraId="688D14D1" w14:textId="0719290D" w:rsidR="004F5D60" w:rsidRPr="00AD24FA" w:rsidRDefault="00AD24FA" w:rsidP="004F5D60">
      <w:pPr>
        <w:spacing w:line="320" w:lineRule="exact"/>
        <w:rPr>
          <w:rFonts w:ascii="ＭＳ ゴシック" w:eastAsia="ＭＳ ゴシック" w:hAnsi="ＭＳ ゴシック" w:cs="ＭＳ 明朝"/>
          <w:b/>
          <w:color w:val="FF0000"/>
          <w:sz w:val="24"/>
          <w:szCs w:val="24"/>
        </w:rPr>
      </w:pPr>
      <w:r>
        <w:rPr>
          <w:rFonts w:ascii="ＭＳ ゴシック" w:eastAsia="ＭＳ ゴシック" w:hAnsi="ＭＳ ゴシック" w:cs="ＭＳ 明朝" w:hint="eastAsia"/>
          <w:sz w:val="24"/>
          <w:szCs w:val="24"/>
        </w:rPr>
        <w:t>③</w:t>
      </w:r>
      <w:r>
        <w:rPr>
          <w:rFonts w:ascii="ＭＳ ゴシック" w:eastAsia="ＭＳ ゴシック" w:hAnsi="ＭＳ ゴシック" w:cs="ＭＳ 明朝"/>
          <w:sz w:val="24"/>
          <w:szCs w:val="24"/>
        </w:rPr>
        <w:t xml:space="preserve"> </w:t>
      </w:r>
      <w:r w:rsidR="00C46802" w:rsidRPr="004F5D60">
        <w:rPr>
          <w:rFonts w:ascii="ＭＳ ゴシック" w:eastAsia="ＭＳ ゴシック" w:hAnsi="ＭＳ ゴシック" w:cs="ＭＳ 明朝" w:hint="eastAsia"/>
          <w:sz w:val="24"/>
          <w:szCs w:val="24"/>
        </w:rPr>
        <w:t>[関連するアプリ</w:t>
      </w:r>
      <w:r w:rsidR="00945BE1" w:rsidRPr="004F5D60">
        <w:rPr>
          <w:rFonts w:ascii="ＭＳ ゴシック" w:eastAsia="ＭＳ ゴシック" w:hAnsi="ＭＳ ゴシック" w:cs="ＭＳ 明朝" w:hint="eastAsia"/>
          <w:sz w:val="24"/>
          <w:szCs w:val="24"/>
        </w:rPr>
        <w:t>の調査</w:t>
      </w:r>
      <w:r w:rsidR="00C46802" w:rsidRPr="004F5D60">
        <w:rPr>
          <w:rFonts w:ascii="ＭＳ ゴシック" w:eastAsia="ＭＳ ゴシック" w:hAnsi="ＭＳ ゴシック" w:cs="ＭＳ 明朝"/>
          <w:sz w:val="24"/>
          <w:szCs w:val="24"/>
        </w:rPr>
        <w:t>]</w:t>
      </w:r>
      <w:r w:rsidR="00DD1EBE" w:rsidRPr="004F5D60">
        <w:rPr>
          <w:rFonts w:ascii="ＭＳ ゴシック" w:eastAsia="ＭＳ ゴシック" w:hAnsi="ＭＳ ゴシック" w:cs="ＭＳ 明朝" w:hint="eastAsia"/>
          <w:sz w:val="24"/>
          <w:szCs w:val="24"/>
        </w:rPr>
        <w:t xml:space="preserve">　</w:t>
      </w:r>
      <w:r w:rsidR="00945BE1" w:rsidRPr="00AD24FA">
        <w:rPr>
          <w:rFonts w:ascii="ＭＳ ゴシック" w:eastAsia="ＭＳ ゴシック" w:hAnsi="ＭＳ ゴシック" w:cs="ＭＳ 明朝" w:hint="eastAsia"/>
          <w:b/>
          <w:color w:val="FF0000"/>
          <w:sz w:val="24"/>
          <w:szCs w:val="24"/>
        </w:rPr>
        <w:t>※必須</w:t>
      </w:r>
    </w:p>
    <w:p w14:paraId="018B328E" w14:textId="64B7D524" w:rsidR="70C7B59E" w:rsidRDefault="70C7B59E" w:rsidP="70C7B59E">
      <w:pPr>
        <w:spacing w:line="320" w:lineRule="exact"/>
        <w:ind w:left="283" w:hangingChars="118" w:hanging="283"/>
        <w:rPr>
          <w:rFonts w:ascii="ＭＳ ゴシック" w:eastAsia="ＭＳ ゴシック" w:hAnsi="ＭＳ ゴシック"/>
          <w:sz w:val="24"/>
          <w:szCs w:val="24"/>
        </w:rPr>
      </w:pPr>
      <w:r w:rsidRPr="70C7B59E">
        <w:rPr>
          <w:rFonts w:ascii="ＭＳ ゴシック" w:eastAsia="ＭＳ ゴシック" w:hAnsi="ＭＳ ゴシック"/>
          <w:sz w:val="24"/>
          <w:szCs w:val="24"/>
        </w:rPr>
        <w:t>&lt;「</w:t>
      </w:r>
      <w:r w:rsidR="005563B4">
        <w:rPr>
          <w:rFonts w:ascii="ＭＳ ゴシック" w:eastAsia="ＭＳ ゴシック" w:hAnsi="ＭＳ ゴシック" w:hint="eastAsia"/>
          <w:sz w:val="24"/>
          <w:szCs w:val="24"/>
        </w:rPr>
        <w:t>はまキャンプ</w:t>
      </w:r>
      <w:r w:rsidRPr="70C7B59E">
        <w:rPr>
          <w:rFonts w:ascii="ＭＳ ゴシック" w:eastAsia="ＭＳ ゴシック" w:hAnsi="ＭＳ ゴシック"/>
          <w:sz w:val="24"/>
          <w:szCs w:val="24"/>
        </w:rPr>
        <w:t>」に類似しているアプリ&gt;</w:t>
      </w:r>
    </w:p>
    <w:p w14:paraId="04486755" w14:textId="673E1FB1" w:rsidR="70C7B59E" w:rsidRPr="00676F2B" w:rsidRDefault="70C7B59E" w:rsidP="70C7B59E">
      <w:pPr>
        <w:pStyle w:val="aa"/>
        <w:numPr>
          <w:ilvl w:val="0"/>
          <w:numId w:val="10"/>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CANPiii</w:t>
      </w:r>
    </w:p>
    <w:p w14:paraId="4FEE49C3" w14:textId="1271256B" w:rsidR="70C7B59E" w:rsidRPr="00676F2B" w:rsidRDefault="70C7B59E" w:rsidP="70C7B59E">
      <w:pPr>
        <w:pStyle w:val="aa"/>
        <w:numPr>
          <w:ilvl w:val="0"/>
          <w:numId w:val="9"/>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キャンプ専用のSNS</w:t>
      </w:r>
    </w:p>
    <w:p w14:paraId="5D1C43F3" w14:textId="53B49FC4" w:rsidR="70C7B59E" w:rsidRPr="00676F2B" w:rsidRDefault="70C7B59E" w:rsidP="70C7B59E">
      <w:pPr>
        <w:pStyle w:val="aa"/>
        <w:numPr>
          <w:ilvl w:val="0"/>
          <w:numId w:val="9"/>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キャンプの記録</w:t>
      </w:r>
    </w:p>
    <w:p w14:paraId="031B20A9" w14:textId="00151CC5" w:rsidR="70C7B59E" w:rsidRPr="00676F2B" w:rsidRDefault="70C7B59E" w:rsidP="70C7B59E">
      <w:pPr>
        <w:pStyle w:val="aa"/>
        <w:numPr>
          <w:ilvl w:val="0"/>
          <w:numId w:val="9"/>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キャンプブログ投稿</w:t>
      </w:r>
    </w:p>
    <w:p w14:paraId="7B528743" w14:textId="7A01ABE7" w:rsidR="70C7B59E" w:rsidRPr="00676F2B" w:rsidRDefault="70C7B59E" w:rsidP="70C7B59E">
      <w:pPr>
        <w:pStyle w:val="aa"/>
        <w:numPr>
          <w:ilvl w:val="0"/>
          <w:numId w:val="9"/>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キャンプギアの管理・共有</w:t>
      </w:r>
    </w:p>
    <w:p w14:paraId="5342D7E8" w14:textId="0E333210" w:rsidR="70C7B59E" w:rsidRPr="00676F2B" w:rsidRDefault="70C7B59E" w:rsidP="00707F09">
      <w:pPr>
        <w:pStyle w:val="aa"/>
        <w:numPr>
          <w:ilvl w:val="0"/>
          <w:numId w:val="8"/>
        </w:numPr>
        <w:spacing w:beforeLines="20" w:before="72"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なっぷNOW</w:t>
      </w:r>
    </w:p>
    <w:p w14:paraId="098337C5" w14:textId="09EA22B7" w:rsidR="70C7B59E" w:rsidRPr="00676F2B" w:rsidRDefault="70C7B59E" w:rsidP="70C7B59E">
      <w:pPr>
        <w:pStyle w:val="aa"/>
        <w:numPr>
          <w:ilvl w:val="0"/>
          <w:numId w:val="7"/>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ちょっとした気づきを気軽に投稿できる。</w:t>
      </w:r>
    </w:p>
    <w:p w14:paraId="6EE748C6" w14:textId="1D006335" w:rsidR="70C7B59E" w:rsidRPr="00676F2B" w:rsidRDefault="70C7B59E" w:rsidP="70C7B59E">
      <w:pPr>
        <w:pStyle w:val="aa"/>
        <w:numPr>
          <w:ilvl w:val="0"/>
          <w:numId w:val="7"/>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キャンプ日記を写真と文章でキャンプ体験を共有できる</w:t>
      </w:r>
    </w:p>
    <w:p w14:paraId="3C91C824" w14:textId="0EA72070" w:rsidR="70C7B59E" w:rsidRPr="00676F2B" w:rsidRDefault="70C7B59E" w:rsidP="70C7B59E">
      <w:pPr>
        <w:pStyle w:val="aa"/>
        <w:numPr>
          <w:ilvl w:val="0"/>
          <w:numId w:val="7"/>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キャンプ場やキャンプギアなどについて相談できる。</w:t>
      </w:r>
    </w:p>
    <w:p w14:paraId="2EDB99FB" w14:textId="20DF7E56" w:rsidR="70C7B59E" w:rsidRPr="00676F2B" w:rsidRDefault="70C7B59E" w:rsidP="70C7B59E">
      <w:pPr>
        <w:pStyle w:val="aa"/>
        <w:numPr>
          <w:ilvl w:val="0"/>
          <w:numId w:val="7"/>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ユーザーの悩みを投稿することができる。</w:t>
      </w:r>
    </w:p>
    <w:p w14:paraId="6DA7C959" w14:textId="00A55FB8" w:rsidR="70C7B59E" w:rsidRPr="00676F2B" w:rsidRDefault="70C7B59E" w:rsidP="00707F09">
      <w:pPr>
        <w:pStyle w:val="aa"/>
        <w:numPr>
          <w:ilvl w:val="0"/>
          <w:numId w:val="5"/>
        </w:numPr>
        <w:spacing w:beforeLines="20" w:before="72"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キャンプ場マップと記録-tents-</w:t>
      </w:r>
    </w:p>
    <w:p w14:paraId="14BEAB26" w14:textId="684ACDA8" w:rsidR="70C7B59E" w:rsidRPr="00676F2B" w:rsidRDefault="70C7B59E" w:rsidP="70C7B59E">
      <w:pPr>
        <w:pStyle w:val="aa"/>
        <w:numPr>
          <w:ilvl w:val="0"/>
          <w:numId w:val="4"/>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多数のキャンプスポットと口コミをチェックできる</w:t>
      </w:r>
    </w:p>
    <w:p w14:paraId="5877F6D5" w14:textId="4A50F2BA" w:rsidR="70C7B59E" w:rsidRPr="005A572A" w:rsidRDefault="70C7B59E" w:rsidP="005A572A">
      <w:pPr>
        <w:pStyle w:val="aa"/>
        <w:numPr>
          <w:ilvl w:val="0"/>
          <w:numId w:val="4"/>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訪れた場所を地図上で色分けし、キャンプ体験を一目で確認できる</w:t>
      </w:r>
    </w:p>
    <w:p w14:paraId="0D43BE82" w14:textId="28A87432" w:rsidR="70C7B59E" w:rsidRPr="00676F2B" w:rsidRDefault="5F1396EB" w:rsidP="00707F09">
      <w:pPr>
        <w:pStyle w:val="aa"/>
        <w:numPr>
          <w:ilvl w:val="0"/>
          <w:numId w:val="3"/>
        </w:numPr>
        <w:spacing w:beforeLines="20" w:before="72"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Hinata</w:t>
      </w:r>
    </w:p>
    <w:p w14:paraId="3DECC691" w14:textId="4CF3954F" w:rsidR="70C7B59E" w:rsidRPr="00676F2B" w:rsidRDefault="5F1396EB" w:rsidP="5F1396EB">
      <w:pPr>
        <w:pStyle w:val="aa"/>
        <w:numPr>
          <w:ilvl w:val="0"/>
          <w:numId w:val="1"/>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キャンプ飯の紹介</w:t>
      </w:r>
    </w:p>
    <w:p w14:paraId="508EABCB" w14:textId="598F3482" w:rsidR="70C7B59E" w:rsidRPr="00676F2B" w:rsidRDefault="5F1396EB" w:rsidP="5F1396EB">
      <w:pPr>
        <w:pStyle w:val="aa"/>
        <w:numPr>
          <w:ilvl w:val="0"/>
          <w:numId w:val="1"/>
        </w:numPr>
        <w:spacing w:line="320" w:lineRule="exact"/>
        <w:rPr>
          <w:rFonts w:ascii="ＭＳ ゴシック" w:eastAsia="ＭＳ ゴシック" w:hAnsi="ＭＳ ゴシック"/>
          <w:sz w:val="24"/>
          <w:szCs w:val="24"/>
        </w:rPr>
      </w:pPr>
      <w:r w:rsidRPr="00676F2B">
        <w:rPr>
          <w:rFonts w:ascii="ＭＳ ゴシック" w:eastAsia="ＭＳ ゴシック" w:hAnsi="ＭＳ ゴシック"/>
          <w:sz w:val="24"/>
          <w:szCs w:val="24"/>
        </w:rPr>
        <w:t>キャンプ場を探す</w:t>
      </w:r>
    </w:p>
    <w:p w14:paraId="20C2392F" w14:textId="2AD5D2D9" w:rsidR="00991AA9" w:rsidRDefault="00991AA9" w:rsidP="00AB1874">
      <w:pPr>
        <w:spacing w:line="320" w:lineRule="exact"/>
        <w:ind w:left="283" w:hangingChars="118" w:hanging="283"/>
        <w:rPr>
          <w:rFonts w:ascii="ＭＳ ゴシック" w:eastAsia="ＭＳ ゴシック" w:hAnsi="ＭＳ ゴシック"/>
          <w:color w:val="FF0000"/>
          <w:sz w:val="24"/>
          <w:szCs w:val="24"/>
        </w:rPr>
      </w:pPr>
    </w:p>
    <w:p w14:paraId="74893C6D" w14:textId="49E28EF1" w:rsidR="005A572A" w:rsidRDefault="005A572A" w:rsidP="00AB1874">
      <w:pPr>
        <w:spacing w:line="320" w:lineRule="exact"/>
        <w:ind w:left="283" w:hangingChars="118" w:hanging="283"/>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＜このアプリが類似アプリよりも優れている点＞</w:t>
      </w:r>
    </w:p>
    <w:p w14:paraId="04F8622F" w14:textId="7E404019" w:rsidR="005A572A" w:rsidRPr="005A572A" w:rsidRDefault="00B34D67" w:rsidP="00707F09">
      <w:pPr>
        <w:spacing w:beforeLines="20" w:before="72"/>
        <w:ind w:left="240" w:hangingChars="100" w:hanging="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 xml:space="preserve">①　</w:t>
      </w:r>
      <w:r w:rsidR="005A572A" w:rsidRPr="005A572A">
        <w:rPr>
          <w:rFonts w:ascii="ＭＳ ゴシック" w:eastAsia="ＭＳ ゴシック" w:hAnsi="ＭＳ ゴシック"/>
          <w:color w:val="000000" w:themeColor="text1"/>
          <w:sz w:val="24"/>
          <w:szCs w:val="24"/>
        </w:rPr>
        <w:t>類似アプリではキャンプ場を探すことはできますが、その人に合ったキャンプ場を素早く見つけることはできません。しかし、はまキャンプでは、実際にキャンプ場に行った人のタグレビューを参考に、自分に合ったキャンプ場を探すことができます。</w:t>
      </w:r>
    </w:p>
    <w:p w14:paraId="47DB5148" w14:textId="0FD1CA08" w:rsidR="005A572A" w:rsidRPr="005A572A" w:rsidRDefault="00B34D67" w:rsidP="00707F09">
      <w:pPr>
        <w:spacing w:beforeLines="20" w:before="72"/>
        <w:ind w:left="240" w:hangingChars="100" w:hanging="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 xml:space="preserve">②　</w:t>
      </w:r>
      <w:r w:rsidR="005A572A" w:rsidRPr="005A572A">
        <w:rPr>
          <w:rFonts w:ascii="ＭＳ ゴシック" w:eastAsia="ＭＳ ゴシック" w:hAnsi="ＭＳ ゴシック"/>
          <w:color w:val="000000" w:themeColor="text1"/>
          <w:sz w:val="24"/>
          <w:szCs w:val="24"/>
        </w:rPr>
        <w:t>キャンプ飯といっても定番のものはたくさんありますが、浜松市まで来て、地元の味を楽しめないのはもったいないことです。はまキャンプのレシピ機能では、浜松市ならではの食材を使ったレシピが投稿されたり、探したりできます。また、料理が苦手な人や初心者、得意な人や上級者など、自分に合った条件でタグ検索できるため、ぴったりのレシピを見つけることができます。</w:t>
      </w:r>
    </w:p>
    <w:p w14:paraId="43CA1770" w14:textId="45F06FC2" w:rsidR="005A572A" w:rsidRPr="005A572A" w:rsidRDefault="00B34D67" w:rsidP="00707F09">
      <w:pPr>
        <w:spacing w:beforeLines="20" w:before="72"/>
        <w:ind w:left="240" w:hangingChars="100" w:hanging="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 xml:space="preserve">③　</w:t>
      </w:r>
      <w:r w:rsidR="005A572A" w:rsidRPr="005A572A">
        <w:rPr>
          <w:rFonts w:ascii="ＭＳ ゴシック" w:eastAsia="ＭＳ ゴシック" w:hAnsi="ＭＳ ゴシック"/>
          <w:color w:val="000000" w:themeColor="text1"/>
          <w:sz w:val="24"/>
          <w:szCs w:val="24"/>
        </w:rPr>
        <w:t>キャンプだけを目的に浜松市に来るのもよいですが、浜松にはたくさんの観光地があります。せっかく来たからには観光も楽しんでもらいたいと考えています。初めて浜松に来た人はどこに行けばいいか迷うこともあると思います。そんなとき、はまキャンプの機能のひとつ「はまトラ」が、キャンプと観光を組み合わせたおすすめのプランを提案してくれます。</w:t>
      </w:r>
    </w:p>
    <w:p w14:paraId="3AF20D30" w14:textId="66921239" w:rsidR="005A572A" w:rsidRDefault="00B34D67" w:rsidP="00707F09">
      <w:pPr>
        <w:spacing w:beforeLines="20" w:before="72"/>
        <w:ind w:left="240" w:hangingChars="100" w:hanging="240"/>
        <w:rPr>
          <w:rFonts w:ascii="ＭＳ ゴシック" w:eastAsia="ＭＳ ゴシック" w:hAnsi="ＭＳ ゴシック"/>
          <w:color w:val="000000" w:themeColor="text1"/>
          <w:sz w:val="24"/>
          <w:szCs w:val="24"/>
        </w:rPr>
      </w:pPr>
      <w:r>
        <w:rPr>
          <w:rFonts w:ascii="ＭＳ ゴシック" w:eastAsia="ＭＳ ゴシック" w:hAnsi="ＭＳ ゴシック" w:hint="eastAsia"/>
          <w:color w:val="000000" w:themeColor="text1"/>
          <w:sz w:val="24"/>
          <w:szCs w:val="24"/>
        </w:rPr>
        <w:t xml:space="preserve">④　</w:t>
      </w:r>
      <w:r w:rsidR="005A572A" w:rsidRPr="005A572A">
        <w:rPr>
          <w:rFonts w:ascii="ＭＳ ゴシック" w:eastAsia="ＭＳ ゴシック" w:hAnsi="ＭＳ ゴシック"/>
          <w:color w:val="000000" w:themeColor="text1"/>
          <w:sz w:val="24"/>
          <w:szCs w:val="24"/>
        </w:rPr>
        <w:t>類似アプリにも</w:t>
      </w:r>
      <w:r w:rsidR="00707F09">
        <w:rPr>
          <w:rFonts w:ascii="ＭＳ ゴシック" w:eastAsia="ＭＳ ゴシック" w:hAnsi="ＭＳ ゴシック" w:hint="eastAsia"/>
          <w:color w:val="000000" w:themeColor="text1"/>
          <w:sz w:val="24"/>
          <w:szCs w:val="24"/>
        </w:rPr>
        <w:t>SNS</w:t>
      </w:r>
      <w:r w:rsidR="005A572A" w:rsidRPr="005A572A">
        <w:rPr>
          <w:rFonts w:ascii="ＭＳ ゴシック" w:eastAsia="ＭＳ ゴシック" w:hAnsi="ＭＳ ゴシック"/>
          <w:color w:val="000000" w:themeColor="text1"/>
          <w:sz w:val="24"/>
          <w:szCs w:val="24"/>
        </w:rPr>
        <w:t>機能はありますが、はまキャンプでは、物々交換ができる</w:t>
      </w:r>
      <w:r w:rsidR="00707F09">
        <w:rPr>
          <w:rFonts w:ascii="ＭＳ ゴシック" w:eastAsia="ＭＳ ゴシック" w:hAnsi="ＭＳ ゴシック" w:hint="eastAsia"/>
          <w:color w:val="000000" w:themeColor="text1"/>
          <w:sz w:val="24"/>
          <w:szCs w:val="24"/>
        </w:rPr>
        <w:t>SNS</w:t>
      </w:r>
      <w:r w:rsidR="005A572A" w:rsidRPr="005A572A">
        <w:rPr>
          <w:rFonts w:ascii="ＭＳ ゴシック" w:eastAsia="ＭＳ ゴシック" w:hAnsi="ＭＳ ゴシック"/>
          <w:color w:val="000000" w:themeColor="text1"/>
          <w:sz w:val="24"/>
          <w:szCs w:val="24"/>
        </w:rPr>
        <w:t>になっています。たとえば「忘れ物をした」「道具が足りない」など困ったときに、キャンプ仲間同士で助け合うことができます</w:t>
      </w:r>
    </w:p>
    <w:p w14:paraId="4EB0E747" w14:textId="45E7E921" w:rsidR="00AD24FA" w:rsidRPr="00B34D67" w:rsidRDefault="005A572A" w:rsidP="00B34D67">
      <w:pPr>
        <w:widowControl/>
        <w:jc w:val="left"/>
        <w:rPr>
          <w:rFonts w:ascii="ＭＳ ゴシック" w:eastAsia="ＭＳ ゴシック" w:hAnsi="ＭＳ ゴシック"/>
          <w:color w:val="000000" w:themeColor="text1"/>
          <w:sz w:val="24"/>
          <w:szCs w:val="24"/>
        </w:rPr>
      </w:pPr>
      <w:r>
        <w:rPr>
          <w:rFonts w:ascii="ＭＳ ゴシック" w:eastAsia="ＭＳ ゴシック" w:hAnsi="ＭＳ ゴシック"/>
          <w:color w:val="000000" w:themeColor="text1"/>
          <w:sz w:val="24"/>
          <w:szCs w:val="24"/>
        </w:rPr>
        <w:br w:type="page"/>
      </w:r>
      <w:r w:rsidR="00AD24FA" w:rsidRPr="00AD24FA">
        <w:rPr>
          <w:rFonts w:ascii="ＭＳ ゴシック" w:eastAsia="ＭＳ ゴシック" w:hAnsi="ＭＳ ゴシック" w:hint="eastAsia"/>
          <w:sz w:val="24"/>
          <w:szCs w:val="24"/>
        </w:rPr>
        <w:t xml:space="preserve">④ </w:t>
      </w:r>
      <w:r w:rsidR="00C46802" w:rsidRPr="00AD24FA">
        <w:rPr>
          <w:rFonts w:ascii="ＭＳ ゴシック" w:eastAsia="ＭＳ ゴシック" w:hAnsi="ＭＳ ゴシック" w:cs="ＭＳ 明朝" w:hint="eastAsia"/>
          <w:sz w:val="24"/>
          <w:szCs w:val="24"/>
        </w:rPr>
        <w:t>[ユースケースの定義]</w:t>
      </w:r>
      <w:r w:rsidR="00DD1EBE" w:rsidRPr="00AD24FA">
        <w:rPr>
          <w:rFonts w:ascii="ＭＳ ゴシック" w:eastAsia="ＭＳ ゴシック" w:hAnsi="ＭＳ ゴシック" w:cs="ＭＳ 明朝" w:hint="eastAsia"/>
          <w:sz w:val="24"/>
          <w:szCs w:val="24"/>
        </w:rPr>
        <w:t xml:space="preserve">　</w:t>
      </w:r>
      <w:r w:rsidR="00945BE1" w:rsidRPr="00AD24FA">
        <w:rPr>
          <w:rFonts w:ascii="ＭＳ ゴシック" w:eastAsia="ＭＳ ゴシック" w:hAnsi="ＭＳ ゴシック" w:cs="ＭＳ 明朝" w:hint="eastAsia"/>
          <w:b/>
          <w:color w:val="FF0000"/>
          <w:sz w:val="24"/>
          <w:szCs w:val="24"/>
        </w:rPr>
        <w:t>※必須</w:t>
      </w:r>
    </w:p>
    <w:p w14:paraId="75AF1F02" w14:textId="653ECEF9" w:rsidR="00A0287D" w:rsidRDefault="5F1396EB" w:rsidP="005043B0">
      <w:pPr>
        <w:ind w:leftChars="202" w:left="424" w:firstLineChars="100" w:firstLine="240"/>
        <w:rPr>
          <w:rFonts w:ascii="ＭＳ ゴシック" w:eastAsia="ＭＳ ゴシック" w:hAnsi="ＭＳ ゴシック"/>
          <w:color w:val="4472C4" w:themeColor="accent1"/>
          <w:sz w:val="24"/>
          <w:szCs w:val="24"/>
        </w:rPr>
      </w:pPr>
      <w:r w:rsidRPr="5F1396EB">
        <w:rPr>
          <w:rFonts w:ascii="ＭＳ ゴシック" w:eastAsia="ＭＳ ゴシック" w:hAnsi="ＭＳ ゴシック"/>
          <w:color w:val="4472C4" w:themeColor="accent1"/>
          <w:sz w:val="24"/>
          <w:szCs w:val="24"/>
        </w:rPr>
        <w:t>提案するアプリが社会でどのように使われるか。誰が、どのようにアプリに関わるかを書いてください。</w:t>
      </w:r>
    </w:p>
    <w:p w14:paraId="712B8F51" w14:textId="77777777" w:rsidR="00707F09" w:rsidRDefault="005043B0" w:rsidP="00707F09">
      <w:pPr>
        <w:ind w:firstLineChars="100" w:firstLine="240"/>
        <w:rPr>
          <w:rFonts w:ascii="ＭＳ ゴシック" w:eastAsia="ＭＳ ゴシック" w:hAnsi="ＭＳ ゴシック"/>
          <w:sz w:val="24"/>
          <w:szCs w:val="24"/>
        </w:rPr>
      </w:pPr>
      <w:r>
        <w:rPr>
          <w:rFonts w:ascii="ＭＳ ゴシック" w:eastAsia="ＭＳ ゴシック" w:hAnsi="ＭＳ ゴシック" w:hint="eastAsia"/>
          <w:sz w:val="24"/>
          <w:szCs w:val="24"/>
        </w:rPr>
        <w:t>「はまキャンプ」は、キャンプを通じて浜松市の魅力</w:t>
      </w:r>
      <w:r w:rsidR="001855D7">
        <w:rPr>
          <w:rFonts w:ascii="ＭＳ ゴシック" w:eastAsia="ＭＳ ゴシック" w:hAnsi="ＭＳ ゴシック" w:hint="eastAsia"/>
          <w:sz w:val="24"/>
          <w:szCs w:val="24"/>
        </w:rPr>
        <w:t>を発見・体験する</w:t>
      </w:r>
      <w:r>
        <w:rPr>
          <w:rFonts w:ascii="ＭＳ ゴシック" w:eastAsia="ＭＳ ゴシック" w:hAnsi="ＭＳ ゴシック" w:hint="eastAsia"/>
          <w:sz w:val="24"/>
          <w:szCs w:val="24"/>
        </w:rPr>
        <w:t>ことができるアプリケーションです。</w:t>
      </w:r>
      <w:r w:rsidR="00A515A7">
        <w:rPr>
          <w:rFonts w:ascii="ＭＳ ゴシック" w:eastAsia="ＭＳ ゴシック" w:hAnsi="ＭＳ ゴシック" w:hint="eastAsia"/>
          <w:sz w:val="24"/>
          <w:szCs w:val="24"/>
        </w:rPr>
        <w:t>若い世代に</w:t>
      </w:r>
      <w:r>
        <w:rPr>
          <w:rFonts w:ascii="ＭＳ ゴシック" w:eastAsia="ＭＳ ゴシック" w:hAnsi="ＭＳ ゴシック" w:hint="eastAsia"/>
          <w:sz w:val="24"/>
          <w:szCs w:val="24"/>
        </w:rPr>
        <w:t>浜松市の</w:t>
      </w:r>
      <w:r w:rsidR="00AC2545">
        <w:rPr>
          <w:rFonts w:ascii="ＭＳ ゴシック" w:eastAsia="ＭＳ ゴシック" w:hAnsi="ＭＳ ゴシック" w:hint="eastAsia"/>
          <w:sz w:val="24"/>
          <w:szCs w:val="24"/>
        </w:rPr>
        <w:t>自然や文化、</w:t>
      </w:r>
      <w:r w:rsidR="00914032">
        <w:rPr>
          <w:rFonts w:ascii="ＭＳ ゴシック" w:eastAsia="ＭＳ ゴシック" w:hAnsi="ＭＳ ゴシック" w:hint="eastAsia"/>
          <w:sz w:val="24"/>
          <w:szCs w:val="24"/>
        </w:rPr>
        <w:t>人々の</w:t>
      </w:r>
      <w:r>
        <w:rPr>
          <w:rFonts w:ascii="ＭＳ ゴシック" w:eastAsia="ＭＳ ゴシック" w:hAnsi="ＭＳ ゴシック" w:hint="eastAsia"/>
          <w:sz w:val="24"/>
          <w:szCs w:val="24"/>
        </w:rPr>
        <w:t>魅力を知って</w:t>
      </w:r>
      <w:r w:rsidR="00F2027F">
        <w:rPr>
          <w:rFonts w:ascii="ＭＳ ゴシック" w:eastAsia="ＭＳ ゴシック" w:hAnsi="ＭＳ ゴシック" w:hint="eastAsia"/>
          <w:sz w:val="24"/>
          <w:szCs w:val="24"/>
        </w:rPr>
        <w:t>もらい、</w:t>
      </w:r>
      <w:r w:rsidR="00914032">
        <w:rPr>
          <w:rFonts w:ascii="ＭＳ ゴシック" w:eastAsia="ＭＳ ゴシック" w:hAnsi="ＭＳ ゴシック" w:hint="eastAsia"/>
          <w:sz w:val="24"/>
          <w:szCs w:val="24"/>
        </w:rPr>
        <w:t>将来的に</w:t>
      </w:r>
      <w:r w:rsidR="00F2027F">
        <w:rPr>
          <w:rFonts w:ascii="ＭＳ ゴシック" w:eastAsia="ＭＳ ゴシック" w:hAnsi="ＭＳ ゴシック" w:hint="eastAsia"/>
          <w:sz w:val="24"/>
          <w:szCs w:val="24"/>
        </w:rPr>
        <w:t>浜松市に移住や他の人</w:t>
      </w:r>
      <w:r w:rsidR="00C31813">
        <w:rPr>
          <w:rFonts w:ascii="ＭＳ ゴシック" w:eastAsia="ＭＳ ゴシック" w:hAnsi="ＭＳ ゴシック" w:hint="eastAsia"/>
          <w:sz w:val="24"/>
          <w:szCs w:val="24"/>
        </w:rPr>
        <w:t>への</w:t>
      </w:r>
      <w:r w:rsidR="00F2027F">
        <w:rPr>
          <w:rFonts w:ascii="ＭＳ ゴシック" w:eastAsia="ＭＳ ゴシック" w:hAnsi="ＭＳ ゴシック" w:hint="eastAsia"/>
          <w:sz w:val="24"/>
          <w:szCs w:val="24"/>
        </w:rPr>
        <w:t>魅力</w:t>
      </w:r>
      <w:r w:rsidR="00C31813">
        <w:rPr>
          <w:rFonts w:ascii="ＭＳ ゴシック" w:eastAsia="ＭＳ ゴシック" w:hAnsi="ＭＳ ゴシック" w:hint="eastAsia"/>
          <w:sz w:val="24"/>
          <w:szCs w:val="24"/>
        </w:rPr>
        <w:t>発信につながる</w:t>
      </w:r>
      <w:r w:rsidR="00D3712D">
        <w:rPr>
          <w:rFonts w:ascii="ＭＳ ゴシック" w:eastAsia="ＭＳ ゴシック" w:hAnsi="ＭＳ ゴシック" w:hint="eastAsia"/>
          <w:sz w:val="24"/>
          <w:szCs w:val="24"/>
        </w:rPr>
        <w:t>と</w:t>
      </w:r>
      <w:r w:rsidR="00C31813">
        <w:rPr>
          <w:rFonts w:ascii="ＭＳ ゴシック" w:eastAsia="ＭＳ ゴシック" w:hAnsi="ＭＳ ゴシック" w:hint="eastAsia"/>
          <w:sz w:val="24"/>
          <w:szCs w:val="24"/>
        </w:rPr>
        <w:t>考えています。</w:t>
      </w:r>
      <w:r w:rsidR="00D3712D">
        <w:rPr>
          <w:rFonts w:ascii="ＭＳ ゴシック" w:eastAsia="ＭＳ ゴシック" w:hAnsi="ＭＳ ゴシック" w:hint="eastAsia"/>
          <w:sz w:val="24"/>
          <w:szCs w:val="24"/>
        </w:rPr>
        <w:t>浜松市</w:t>
      </w:r>
      <w:r w:rsidR="008F7B40">
        <w:rPr>
          <w:rFonts w:ascii="ＭＳ ゴシック" w:eastAsia="ＭＳ ゴシック" w:hAnsi="ＭＳ ゴシック" w:hint="eastAsia"/>
          <w:sz w:val="24"/>
          <w:szCs w:val="24"/>
        </w:rPr>
        <w:t>のキャンプ場を中心に、地域住民・観光客・若者を巻き込んだ</w:t>
      </w:r>
      <w:r w:rsidR="00BB4238">
        <w:rPr>
          <w:rFonts w:ascii="ＭＳ ゴシック" w:eastAsia="ＭＳ ゴシック" w:hAnsi="ＭＳ ゴシック" w:hint="eastAsia"/>
          <w:sz w:val="24"/>
          <w:szCs w:val="24"/>
        </w:rPr>
        <w:t>アウトドア文化の創出と、地域の再活性化を目指すアプリです。</w:t>
      </w:r>
    </w:p>
    <w:p w14:paraId="601454B4" w14:textId="77777777" w:rsidR="00707F09" w:rsidRDefault="00BB4238" w:rsidP="00707F09">
      <w:pPr>
        <w:ind w:firstLineChars="100" w:firstLine="240"/>
        <w:rPr>
          <w:rFonts w:ascii="ＭＳ ゴシック" w:eastAsia="ＭＳ ゴシック" w:hAnsi="ＭＳ ゴシック"/>
          <w:sz w:val="24"/>
          <w:szCs w:val="24"/>
        </w:rPr>
      </w:pPr>
      <w:r>
        <w:rPr>
          <w:rFonts w:ascii="ＭＳ ゴシック" w:eastAsia="ＭＳ ゴシック" w:hAnsi="ＭＳ ゴシック" w:hint="eastAsia"/>
          <w:sz w:val="24"/>
          <w:szCs w:val="24"/>
        </w:rPr>
        <w:t>ユーザー</w:t>
      </w:r>
      <w:r w:rsidR="00941956">
        <w:rPr>
          <w:rFonts w:ascii="ＭＳ ゴシック" w:eastAsia="ＭＳ ゴシック" w:hAnsi="ＭＳ ゴシック" w:hint="eastAsia"/>
          <w:sz w:val="24"/>
          <w:szCs w:val="24"/>
        </w:rPr>
        <w:t>は</w:t>
      </w:r>
      <w:r w:rsidR="00E30AB6">
        <w:rPr>
          <w:rFonts w:ascii="ＭＳ ゴシック" w:eastAsia="ＭＳ ゴシック" w:hAnsi="ＭＳ ゴシック" w:hint="eastAsia"/>
          <w:sz w:val="24"/>
          <w:szCs w:val="24"/>
        </w:rPr>
        <w:t>キャンプを楽しみながら、浜松市の自然・人・文化に触れ、地域</w:t>
      </w:r>
      <w:r w:rsidR="004F2A1A">
        <w:rPr>
          <w:rFonts w:ascii="ＭＳ ゴシック" w:eastAsia="ＭＳ ゴシック" w:hAnsi="ＭＳ ゴシック" w:hint="eastAsia"/>
          <w:sz w:val="24"/>
          <w:szCs w:val="24"/>
        </w:rPr>
        <w:t>への関心と愛着を高めること</w:t>
      </w:r>
      <w:r w:rsidR="00941956">
        <w:rPr>
          <w:rFonts w:ascii="ＭＳ ゴシック" w:eastAsia="ＭＳ ゴシック" w:hAnsi="ＭＳ ゴシック" w:hint="eastAsia"/>
          <w:sz w:val="24"/>
          <w:szCs w:val="24"/>
        </w:rPr>
        <w:t>ができます</w:t>
      </w:r>
      <w:r w:rsidR="004F2A1A">
        <w:rPr>
          <w:rFonts w:ascii="ＭＳ ゴシック" w:eastAsia="ＭＳ ゴシック" w:hAnsi="ＭＳ ゴシック" w:hint="eastAsia"/>
          <w:sz w:val="24"/>
          <w:szCs w:val="24"/>
        </w:rPr>
        <w:t>。例えば、</w:t>
      </w:r>
      <w:r w:rsidR="00555A3C">
        <w:rPr>
          <w:rFonts w:ascii="ＭＳ ゴシック" w:eastAsia="ＭＳ ゴシック" w:hAnsi="ＭＳ ゴシック" w:hint="eastAsia"/>
          <w:sz w:val="24"/>
          <w:szCs w:val="24"/>
        </w:rPr>
        <w:t>キャンプ初心者の若者は「地元食材を使ったレシピ」などの機能を活用することで</w:t>
      </w:r>
      <w:r w:rsidR="003E192C">
        <w:rPr>
          <w:rFonts w:ascii="ＭＳ ゴシック" w:eastAsia="ＭＳ ゴシック" w:hAnsi="ＭＳ ゴシック" w:hint="eastAsia"/>
          <w:sz w:val="24"/>
          <w:szCs w:val="24"/>
        </w:rPr>
        <w:t>、安心してキャンプをすることができます。</w:t>
      </w:r>
      <w:r w:rsidR="009B01FE">
        <w:rPr>
          <w:rFonts w:ascii="ＭＳ ゴシック" w:eastAsia="ＭＳ ゴシック" w:hAnsi="ＭＳ ゴシック" w:hint="eastAsia"/>
          <w:sz w:val="24"/>
          <w:szCs w:val="24"/>
        </w:rPr>
        <w:t>これにより</w:t>
      </w:r>
      <w:r w:rsidR="00FD0B42">
        <w:rPr>
          <w:rFonts w:ascii="ＭＳ ゴシック" w:eastAsia="ＭＳ ゴシック" w:hAnsi="ＭＳ ゴシック" w:hint="eastAsia"/>
          <w:sz w:val="24"/>
          <w:szCs w:val="24"/>
        </w:rPr>
        <w:t>、</w:t>
      </w:r>
      <w:r w:rsidR="003E192C">
        <w:rPr>
          <w:rFonts w:ascii="ＭＳ ゴシック" w:eastAsia="ＭＳ ゴシック" w:hAnsi="ＭＳ ゴシック" w:hint="eastAsia"/>
          <w:sz w:val="24"/>
          <w:szCs w:val="24"/>
        </w:rPr>
        <w:t>初心者が</w:t>
      </w:r>
      <w:r w:rsidR="004F504A">
        <w:rPr>
          <w:rFonts w:ascii="ＭＳ ゴシック" w:eastAsia="ＭＳ ゴシック" w:hAnsi="ＭＳ ゴシック" w:hint="eastAsia"/>
          <w:sz w:val="24"/>
          <w:szCs w:val="24"/>
        </w:rPr>
        <w:t>キャンプ離れ</w:t>
      </w:r>
      <w:r w:rsidR="00FB35CB">
        <w:rPr>
          <w:rFonts w:ascii="ＭＳ ゴシック" w:eastAsia="ＭＳ ゴシック" w:hAnsi="ＭＳ ゴシック" w:hint="eastAsia"/>
          <w:sz w:val="24"/>
          <w:szCs w:val="24"/>
        </w:rPr>
        <w:t>ることを防ぎ</w:t>
      </w:r>
      <w:r w:rsidR="004F504A">
        <w:rPr>
          <w:rFonts w:ascii="ＭＳ ゴシック" w:eastAsia="ＭＳ ゴシック" w:hAnsi="ＭＳ ゴシック" w:hint="eastAsia"/>
          <w:sz w:val="24"/>
          <w:szCs w:val="24"/>
        </w:rPr>
        <w:t>、新たなコミュニケーションの形</w:t>
      </w:r>
      <w:r w:rsidR="005B6855">
        <w:rPr>
          <w:rFonts w:ascii="ＭＳ ゴシック" w:eastAsia="ＭＳ ゴシック" w:hAnsi="ＭＳ ゴシック" w:hint="eastAsia"/>
          <w:sz w:val="24"/>
          <w:szCs w:val="24"/>
        </w:rPr>
        <w:t>を</w:t>
      </w:r>
      <w:r w:rsidR="00FB35CB">
        <w:rPr>
          <w:rFonts w:ascii="ＭＳ ゴシック" w:eastAsia="ＭＳ ゴシック" w:hAnsi="ＭＳ ゴシック" w:hint="eastAsia"/>
          <w:sz w:val="24"/>
          <w:szCs w:val="24"/>
        </w:rPr>
        <w:t>作成することができます</w:t>
      </w:r>
      <w:r w:rsidR="004F504A">
        <w:rPr>
          <w:rFonts w:ascii="ＭＳ ゴシック" w:eastAsia="ＭＳ ゴシック" w:hAnsi="ＭＳ ゴシック" w:hint="eastAsia"/>
          <w:sz w:val="24"/>
          <w:szCs w:val="24"/>
        </w:rPr>
        <w:t>。</w:t>
      </w:r>
    </w:p>
    <w:p w14:paraId="02828576" w14:textId="77777777" w:rsidR="00707F09" w:rsidRDefault="005B6855" w:rsidP="00707F09">
      <w:pPr>
        <w:ind w:firstLineChars="100" w:firstLine="240"/>
        <w:rPr>
          <w:rFonts w:ascii="ＭＳ ゴシック" w:eastAsia="ＭＳ ゴシック" w:hAnsi="ＭＳ ゴシック"/>
          <w:sz w:val="24"/>
          <w:szCs w:val="24"/>
        </w:rPr>
      </w:pPr>
      <w:r>
        <w:rPr>
          <w:rFonts w:ascii="ＭＳ ゴシック" w:eastAsia="ＭＳ ゴシック" w:hAnsi="ＭＳ ゴシック" w:hint="eastAsia"/>
          <w:sz w:val="24"/>
          <w:szCs w:val="24"/>
        </w:rPr>
        <w:t>また</w:t>
      </w:r>
      <w:r w:rsidR="00C34216">
        <w:rPr>
          <w:rFonts w:ascii="ＭＳ ゴシック" w:eastAsia="ＭＳ ゴシック" w:hAnsi="ＭＳ ゴシック" w:hint="eastAsia"/>
          <w:sz w:val="24"/>
          <w:szCs w:val="24"/>
        </w:rPr>
        <w:t>、浜松を訪れた観光客にとっても</w:t>
      </w:r>
      <w:r w:rsidR="00370497">
        <w:rPr>
          <w:rFonts w:ascii="ＭＳ ゴシック" w:eastAsia="ＭＳ ゴシック" w:hAnsi="ＭＳ ゴシック" w:hint="eastAsia"/>
          <w:sz w:val="24"/>
          <w:szCs w:val="24"/>
        </w:rPr>
        <w:t>、「はまトラ」などを通じて、キャンプと浜松観光を</w:t>
      </w:r>
      <w:r>
        <w:rPr>
          <w:rFonts w:ascii="ＭＳ ゴシック" w:eastAsia="ＭＳ ゴシック" w:hAnsi="ＭＳ ゴシック" w:hint="eastAsia"/>
          <w:sz w:val="24"/>
          <w:szCs w:val="24"/>
        </w:rPr>
        <w:t>融合さ</w:t>
      </w:r>
      <w:r w:rsidR="00370497">
        <w:rPr>
          <w:rFonts w:ascii="ＭＳ ゴシック" w:eastAsia="ＭＳ ゴシック" w:hAnsi="ＭＳ ゴシック" w:hint="eastAsia"/>
          <w:sz w:val="24"/>
          <w:szCs w:val="24"/>
        </w:rPr>
        <w:t>せた新しい旅のスタイル</w:t>
      </w:r>
      <w:r w:rsidR="00FC0D44">
        <w:rPr>
          <w:rFonts w:ascii="ＭＳ ゴシック" w:eastAsia="ＭＳ ゴシック" w:hAnsi="ＭＳ ゴシック" w:hint="eastAsia"/>
          <w:sz w:val="24"/>
          <w:szCs w:val="24"/>
        </w:rPr>
        <w:t>を</w:t>
      </w:r>
      <w:r w:rsidR="00065469">
        <w:rPr>
          <w:rFonts w:ascii="ＭＳ ゴシック" w:eastAsia="ＭＳ ゴシック" w:hAnsi="ＭＳ ゴシック" w:hint="eastAsia"/>
          <w:sz w:val="24"/>
          <w:szCs w:val="24"/>
        </w:rPr>
        <w:t>提案します</w:t>
      </w:r>
      <w:r w:rsidR="00FC0D44">
        <w:rPr>
          <w:rFonts w:ascii="ＭＳ ゴシック" w:eastAsia="ＭＳ ゴシック" w:hAnsi="ＭＳ ゴシック" w:hint="eastAsia"/>
          <w:sz w:val="24"/>
          <w:szCs w:val="24"/>
        </w:rPr>
        <w:t>。アプリ上で紹介され</w:t>
      </w:r>
      <w:r w:rsidR="005C3E6D">
        <w:rPr>
          <w:rFonts w:ascii="ＭＳ ゴシック" w:eastAsia="ＭＳ ゴシック" w:hAnsi="ＭＳ ゴシック" w:hint="eastAsia"/>
          <w:sz w:val="24"/>
          <w:szCs w:val="24"/>
        </w:rPr>
        <w:t>た</w:t>
      </w:r>
      <w:r w:rsidR="00FC0D44">
        <w:rPr>
          <w:rFonts w:ascii="ＭＳ ゴシック" w:eastAsia="ＭＳ ゴシック" w:hAnsi="ＭＳ ゴシック" w:hint="eastAsia"/>
          <w:sz w:val="24"/>
          <w:szCs w:val="24"/>
        </w:rPr>
        <w:t>地元食材や観光スポット</w:t>
      </w:r>
      <w:r w:rsidR="00B5347A">
        <w:rPr>
          <w:rFonts w:ascii="ＭＳ ゴシック" w:eastAsia="ＭＳ ゴシック" w:hAnsi="ＭＳ ゴシック" w:hint="eastAsia"/>
          <w:sz w:val="24"/>
          <w:szCs w:val="24"/>
        </w:rPr>
        <w:t>を実際に訪れることで、浜松の魅力を肌で感じることができ、再訪のきっかけ</w:t>
      </w:r>
      <w:r w:rsidR="00112A99">
        <w:rPr>
          <w:rFonts w:ascii="ＭＳ ゴシック" w:eastAsia="ＭＳ ゴシック" w:hAnsi="ＭＳ ゴシック" w:hint="eastAsia"/>
          <w:sz w:val="24"/>
          <w:szCs w:val="24"/>
        </w:rPr>
        <w:t>にもなります。</w:t>
      </w:r>
    </w:p>
    <w:p w14:paraId="04A647D0" w14:textId="77777777" w:rsidR="00707F09" w:rsidRDefault="00332CB0" w:rsidP="00707F09">
      <w:pPr>
        <w:ind w:firstLineChars="100" w:firstLine="240"/>
        <w:rPr>
          <w:rFonts w:ascii="ＭＳ ゴシック" w:eastAsia="ＭＳ ゴシック" w:hAnsi="ＭＳ ゴシック"/>
          <w:sz w:val="24"/>
          <w:szCs w:val="24"/>
        </w:rPr>
      </w:pPr>
      <w:r>
        <w:rPr>
          <w:rFonts w:ascii="ＭＳ ゴシック" w:eastAsia="ＭＳ ゴシック" w:hAnsi="ＭＳ ゴシック" w:hint="eastAsia"/>
          <w:sz w:val="24"/>
          <w:szCs w:val="24"/>
        </w:rPr>
        <w:t>さらに</w:t>
      </w:r>
      <w:r w:rsidR="00112A99">
        <w:rPr>
          <w:rFonts w:ascii="ＭＳ ゴシック" w:eastAsia="ＭＳ ゴシック" w:hAnsi="ＭＳ ゴシック" w:hint="eastAsia"/>
          <w:sz w:val="24"/>
          <w:szCs w:val="24"/>
        </w:rPr>
        <w:t>、地元</w:t>
      </w:r>
      <w:r w:rsidR="00E05F3B">
        <w:rPr>
          <w:rFonts w:ascii="ＭＳ ゴシック" w:eastAsia="ＭＳ ゴシック" w:hAnsi="ＭＳ ゴシック" w:hint="eastAsia"/>
          <w:sz w:val="24"/>
          <w:szCs w:val="24"/>
        </w:rPr>
        <w:t>の農業</w:t>
      </w:r>
      <w:r>
        <w:rPr>
          <w:rFonts w:ascii="ＭＳ ゴシック" w:eastAsia="ＭＳ ゴシック" w:hAnsi="ＭＳ ゴシック" w:hint="eastAsia"/>
          <w:sz w:val="24"/>
          <w:szCs w:val="24"/>
        </w:rPr>
        <w:t>やサービス業に従事する人々</w:t>
      </w:r>
      <w:r w:rsidR="00E05F3B">
        <w:rPr>
          <w:rFonts w:ascii="ＭＳ ゴシック" w:eastAsia="ＭＳ ゴシック" w:hAnsi="ＭＳ ゴシック" w:hint="eastAsia"/>
          <w:sz w:val="24"/>
          <w:szCs w:val="24"/>
        </w:rPr>
        <w:t>にとっても、「</w:t>
      </w:r>
      <w:r w:rsidR="005E516A">
        <w:rPr>
          <w:rFonts w:ascii="ＭＳ ゴシック" w:eastAsia="ＭＳ ゴシック" w:hAnsi="ＭＳ ゴシック" w:hint="eastAsia"/>
          <w:sz w:val="24"/>
          <w:szCs w:val="24"/>
        </w:rPr>
        <w:t>はま</w:t>
      </w:r>
      <w:r w:rsidR="00E05F3B">
        <w:rPr>
          <w:rFonts w:ascii="ＭＳ ゴシック" w:eastAsia="ＭＳ ゴシック" w:hAnsi="ＭＳ ゴシック" w:hint="eastAsia"/>
          <w:sz w:val="24"/>
          <w:szCs w:val="24"/>
        </w:rPr>
        <w:t>キャンプ」は</w:t>
      </w:r>
      <w:r w:rsidR="00B954C4">
        <w:rPr>
          <w:rFonts w:ascii="ＭＳ ゴシック" w:eastAsia="ＭＳ ゴシック" w:hAnsi="ＭＳ ゴシック" w:hint="eastAsia"/>
          <w:sz w:val="24"/>
          <w:szCs w:val="24"/>
        </w:rPr>
        <w:t>自分の</w:t>
      </w:r>
      <w:r w:rsidR="007240F0">
        <w:rPr>
          <w:rFonts w:ascii="ＭＳ ゴシック" w:eastAsia="ＭＳ ゴシック" w:hAnsi="ＭＳ ゴシック" w:hint="eastAsia"/>
          <w:sz w:val="24"/>
          <w:szCs w:val="24"/>
        </w:rPr>
        <w:t>農作物</w:t>
      </w:r>
      <w:r w:rsidR="00F062CB">
        <w:rPr>
          <w:rFonts w:ascii="ＭＳ ゴシック" w:eastAsia="ＭＳ ゴシック" w:hAnsi="ＭＳ ゴシック" w:hint="eastAsia"/>
          <w:sz w:val="24"/>
          <w:szCs w:val="24"/>
        </w:rPr>
        <w:t>を利用した</w:t>
      </w:r>
      <w:r w:rsidR="00C14ADA">
        <w:rPr>
          <w:rFonts w:ascii="ＭＳ ゴシック" w:eastAsia="ＭＳ ゴシック" w:hAnsi="ＭＳ ゴシック" w:hint="eastAsia"/>
          <w:sz w:val="24"/>
          <w:szCs w:val="24"/>
        </w:rPr>
        <w:t>レシピの考案に加え、自分で経営するキャンプ場の</w:t>
      </w:r>
      <w:r w:rsidR="00E05F3B">
        <w:rPr>
          <w:rFonts w:ascii="ＭＳ ゴシック" w:eastAsia="ＭＳ ゴシック" w:hAnsi="ＭＳ ゴシック" w:hint="eastAsia"/>
          <w:sz w:val="24"/>
          <w:szCs w:val="24"/>
        </w:rPr>
        <w:t>魅力を広く</w:t>
      </w:r>
      <w:r w:rsidR="00B173AF">
        <w:rPr>
          <w:rFonts w:ascii="ＭＳ ゴシック" w:eastAsia="ＭＳ ゴシック" w:hAnsi="ＭＳ ゴシック" w:hint="eastAsia"/>
          <w:sz w:val="24"/>
          <w:szCs w:val="24"/>
        </w:rPr>
        <w:t>発信する手段となります。キャンプを通じて若者</w:t>
      </w:r>
      <w:r w:rsidR="00B54B0F">
        <w:rPr>
          <w:rFonts w:ascii="ＭＳ ゴシック" w:eastAsia="ＭＳ ゴシック" w:hAnsi="ＭＳ ゴシック" w:hint="eastAsia"/>
          <w:sz w:val="24"/>
          <w:szCs w:val="24"/>
        </w:rPr>
        <w:t>世代</w:t>
      </w:r>
      <w:r w:rsidR="00B173AF">
        <w:rPr>
          <w:rFonts w:ascii="ＭＳ ゴシック" w:eastAsia="ＭＳ ゴシック" w:hAnsi="ＭＳ ゴシック" w:hint="eastAsia"/>
          <w:sz w:val="24"/>
          <w:szCs w:val="24"/>
        </w:rPr>
        <w:t>との新しい接点が生</w:t>
      </w:r>
      <w:r w:rsidR="00A975DB">
        <w:rPr>
          <w:rFonts w:ascii="ＭＳ ゴシック" w:eastAsia="ＭＳ ゴシック" w:hAnsi="ＭＳ ゴシック" w:hint="eastAsia"/>
          <w:sz w:val="24"/>
          <w:szCs w:val="24"/>
        </w:rPr>
        <w:t>み出すことで</w:t>
      </w:r>
      <w:r w:rsidR="00B173AF">
        <w:rPr>
          <w:rFonts w:ascii="ＭＳ ゴシック" w:eastAsia="ＭＳ ゴシック" w:hAnsi="ＭＳ ゴシック" w:hint="eastAsia"/>
          <w:sz w:val="24"/>
          <w:szCs w:val="24"/>
        </w:rPr>
        <w:t>、地域経済の活性化にも</w:t>
      </w:r>
      <w:r w:rsidR="005E516A">
        <w:rPr>
          <w:rFonts w:ascii="ＭＳ ゴシック" w:eastAsia="ＭＳ ゴシック" w:hAnsi="ＭＳ ゴシック" w:hint="eastAsia"/>
          <w:sz w:val="24"/>
          <w:szCs w:val="24"/>
        </w:rPr>
        <w:t>貢献します。</w:t>
      </w:r>
    </w:p>
    <w:p w14:paraId="7ADE1544" w14:textId="6446A149" w:rsidR="00555A3C" w:rsidRDefault="005E516A" w:rsidP="00707F09">
      <w:pPr>
        <w:ind w:firstLineChars="100" w:firstLine="240"/>
        <w:rPr>
          <w:rFonts w:ascii="ＭＳ ゴシック" w:eastAsia="ＭＳ ゴシック" w:hAnsi="ＭＳ ゴシック"/>
          <w:sz w:val="24"/>
          <w:szCs w:val="24"/>
        </w:rPr>
      </w:pPr>
      <w:r>
        <w:rPr>
          <w:rFonts w:ascii="ＭＳ ゴシック" w:eastAsia="ＭＳ ゴシック" w:hAnsi="ＭＳ ゴシック" w:hint="eastAsia"/>
          <w:sz w:val="24"/>
          <w:szCs w:val="24"/>
        </w:rPr>
        <w:t>このように「はまキャンプ」は、キャンプを媒介として「まち・ひと・しごと」を有機的につなぐ役割を果た</w:t>
      </w:r>
      <w:r w:rsidR="00727430">
        <w:rPr>
          <w:rFonts w:ascii="ＭＳ ゴシック" w:eastAsia="ＭＳ ゴシック" w:hAnsi="ＭＳ ゴシック" w:hint="eastAsia"/>
          <w:sz w:val="24"/>
          <w:szCs w:val="24"/>
        </w:rPr>
        <w:t>します。</w:t>
      </w:r>
      <w:r>
        <w:rPr>
          <w:rFonts w:ascii="ＭＳ ゴシック" w:eastAsia="ＭＳ ゴシック" w:hAnsi="ＭＳ ゴシック" w:hint="eastAsia"/>
          <w:sz w:val="24"/>
          <w:szCs w:val="24"/>
        </w:rPr>
        <w:t>単なるキャンプ支援アプリにとどまらず、地域創生の一端を担う存在となることを目指しています。</w:t>
      </w:r>
    </w:p>
    <w:p w14:paraId="60D37CEF" w14:textId="77777777" w:rsidR="00EE0160" w:rsidRPr="00112A99" w:rsidRDefault="00EE0160" w:rsidP="005043B0">
      <w:pPr>
        <w:rPr>
          <w:rFonts w:ascii="ＭＳ ゴシック" w:eastAsia="ＭＳ ゴシック" w:hAnsi="ＭＳ ゴシック"/>
          <w:sz w:val="24"/>
          <w:szCs w:val="24"/>
        </w:rPr>
      </w:pPr>
    </w:p>
    <w:p w14:paraId="3376EC44" w14:textId="77777777" w:rsidR="00E92407" w:rsidRDefault="00E92407">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6AA58B4B" w14:textId="77777777" w:rsidR="00B77FA0" w:rsidRDefault="00B77FA0" w:rsidP="00B77FA0">
      <w:pPr>
        <w:widowControl/>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[ユースケース図]</w:t>
      </w:r>
    </w:p>
    <w:p w14:paraId="33EF80D2" w14:textId="2A7ADB37" w:rsidR="00B77FA0" w:rsidRPr="00BE547D" w:rsidRDefault="00707F09" w:rsidP="00707F09">
      <w:pPr>
        <w:tabs>
          <w:tab w:val="left" w:pos="6129"/>
        </w:tabs>
        <w:jc w:val="cente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9" behindDoc="0" locked="0" layoutInCell="1" allowOverlap="1" wp14:anchorId="7F320072" wp14:editId="7BC39AE2">
                <wp:simplePos x="0" y="0"/>
                <wp:positionH relativeFrom="margin">
                  <wp:align>center</wp:align>
                </wp:positionH>
                <wp:positionV relativeFrom="paragraph">
                  <wp:posOffset>3496994</wp:posOffset>
                </wp:positionV>
                <wp:extent cx="0" cy="664234"/>
                <wp:effectExtent l="95250" t="0" r="76200" b="40640"/>
                <wp:wrapNone/>
                <wp:docPr id="454989642" name="直線矢印コネクタ 40"/>
                <wp:cNvGraphicFramePr/>
                <a:graphic xmlns:a="http://schemas.openxmlformats.org/drawingml/2006/main">
                  <a:graphicData uri="http://schemas.microsoft.com/office/word/2010/wordprocessingShape">
                    <wps:wsp>
                      <wps:cNvCnPr/>
                      <wps:spPr>
                        <a:xfrm>
                          <a:off x="0" y="0"/>
                          <a:ext cx="0" cy="664234"/>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A687B3D" id="_x0000_t32" coordsize="21600,21600" o:spt="32" o:oned="t" path="m,l21600,21600e" filled="f">
                <v:path arrowok="t" fillok="f" o:connecttype="none"/>
                <o:lock v:ext="edit" shapetype="t"/>
              </v:shapetype>
              <v:shape id="直線矢印コネクタ 40" o:spid="_x0000_s1026" type="#_x0000_t32" style="position:absolute;left:0;text-align:left;margin-left:0;margin-top:275.35pt;width:0;height:52.3pt;z-index:2516613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" strokecolor="black [3200]" strokeweight="2.25pt">
                <v:stroke endarrow="block" joinstyle="miter"/>
                <w10:wrap anchorx="margin"/>
              </v:shape>
            </w:pict>
          </mc:Fallback>
        </mc:AlternateContent>
      </w:r>
      <w:r w:rsidR="00B77FA0" w:rsidRPr="00BE547D">
        <w:rPr>
          <w:rFonts w:ascii="ＭＳ ゴシック" w:eastAsia="ＭＳ ゴシック" w:hAnsi="ＭＳ ゴシック"/>
          <w:noProof/>
          <w:sz w:val="24"/>
          <w:szCs w:val="24"/>
        </w:rPr>
        <w:drawing>
          <wp:inline distT="0" distB="0" distL="0" distR="0" wp14:anchorId="32053C15" wp14:editId="0AF72871">
            <wp:extent cx="3597215" cy="3522825"/>
            <wp:effectExtent l="0" t="0" r="3810" b="0"/>
            <wp:docPr id="716490427"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7215" cy="3522825"/>
                    </a:xfrm>
                    <a:prstGeom prst="rect">
                      <a:avLst/>
                    </a:prstGeom>
                    <a:noFill/>
                    <a:ln>
                      <a:noFill/>
                    </a:ln>
                  </pic:spPr>
                </pic:pic>
              </a:graphicData>
            </a:graphic>
          </wp:inline>
        </w:drawing>
      </w:r>
    </w:p>
    <w:p w14:paraId="6B83E371" w14:textId="1B48C787" w:rsidR="00B77FA0" w:rsidRDefault="00B77FA0" w:rsidP="00B77FA0">
      <w:pPr>
        <w:tabs>
          <w:tab w:val="left" w:pos="6129"/>
        </w:tabs>
        <w:rPr>
          <w:rFonts w:ascii="ＭＳ ゴシック" w:eastAsia="ＭＳ ゴシック" w:hAnsi="ＭＳ ゴシック"/>
          <w:sz w:val="24"/>
          <w:szCs w:val="24"/>
        </w:rPr>
      </w:pPr>
    </w:p>
    <w:p w14:paraId="521B5371" w14:textId="77777777" w:rsidR="00707F09" w:rsidRPr="00732CD7" w:rsidRDefault="00707F09" w:rsidP="00B77FA0">
      <w:pPr>
        <w:tabs>
          <w:tab w:val="left" w:pos="6129"/>
        </w:tabs>
        <w:rPr>
          <w:rFonts w:ascii="ＭＳ ゴシック" w:eastAsia="ＭＳ ゴシック" w:hAnsi="ＭＳ ゴシック"/>
          <w:sz w:val="24"/>
          <w:szCs w:val="24"/>
        </w:rPr>
      </w:pPr>
    </w:p>
    <w:p w14:paraId="3DB94A01" w14:textId="31779D9F" w:rsidR="00B77FA0" w:rsidRDefault="00B77FA0" w:rsidP="00707F09">
      <w:pPr>
        <w:tabs>
          <w:tab w:val="left" w:pos="6129"/>
        </w:tabs>
        <w:jc w:val="cente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92" behindDoc="0" locked="0" layoutInCell="1" allowOverlap="1" wp14:anchorId="3395D5C8" wp14:editId="16371F31">
                <wp:simplePos x="0" y="0"/>
                <wp:positionH relativeFrom="column">
                  <wp:posOffset>2540635</wp:posOffset>
                </wp:positionH>
                <wp:positionV relativeFrom="paragraph">
                  <wp:posOffset>6693535</wp:posOffset>
                </wp:positionV>
                <wp:extent cx="0" cy="1543664"/>
                <wp:effectExtent l="57150" t="0" r="57150" b="38100"/>
                <wp:wrapNone/>
                <wp:docPr id="1232824289" name="直線矢印コネクタ 40"/>
                <wp:cNvGraphicFramePr/>
                <a:graphic xmlns:a="http://schemas.openxmlformats.org/drawingml/2006/main">
                  <a:graphicData uri="http://schemas.microsoft.com/office/word/2010/wordprocessingShape">
                    <wps:wsp>
                      <wps:cNvCnPr/>
                      <wps:spPr>
                        <a:xfrm>
                          <a:off x="0" y="0"/>
                          <a:ext cx="0" cy="1543664"/>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0DA9A46" id="直線矢印コネクタ 40" o:spid="_x0000_s1026" type="#_x0000_t32" style="position:absolute;margin-left:200.05pt;margin-top:527.05pt;width:0;height:121.55pt;z-index:251664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" strokecolor="black [3200]" strokeweight="2.25pt">
                <v:stroke endarrow="block" joinstyle="miter"/>
              </v:shape>
            </w:pict>
          </mc:Fallback>
        </mc:AlternateContent>
      </w:r>
      <w:r w:rsidRPr="00B7439B">
        <w:rPr>
          <w:rFonts w:ascii="ＭＳ ゴシック" w:eastAsia="ＭＳ ゴシック" w:hAnsi="ＭＳ ゴシック"/>
          <w:noProof/>
          <w:sz w:val="24"/>
          <w:szCs w:val="24"/>
        </w:rPr>
        <w:drawing>
          <wp:inline distT="0" distB="0" distL="0" distR="0" wp14:anchorId="5BB463DB" wp14:editId="322A0050">
            <wp:extent cx="3134715" cy="3873260"/>
            <wp:effectExtent l="0" t="0" r="0" b="0"/>
            <wp:docPr id="95568299"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4715" cy="3873260"/>
                    </a:xfrm>
                    <a:prstGeom prst="rect">
                      <a:avLst/>
                    </a:prstGeom>
                    <a:noFill/>
                    <a:ln>
                      <a:noFill/>
                    </a:ln>
                  </pic:spPr>
                </pic:pic>
              </a:graphicData>
            </a:graphic>
          </wp:inline>
        </w:drawing>
      </w:r>
    </w:p>
    <w:p w14:paraId="54E697F4" w14:textId="7F231CD9" w:rsidR="00707F09" w:rsidRDefault="00707F09" w:rsidP="00707F09">
      <w:pPr>
        <w:tabs>
          <w:tab w:val="left" w:pos="6129"/>
        </w:tabs>
        <w:jc w:val="cente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91" behindDoc="0" locked="0" layoutInCell="1" allowOverlap="1" wp14:anchorId="4D608E21" wp14:editId="7B074609">
                <wp:simplePos x="0" y="0"/>
                <wp:positionH relativeFrom="margin">
                  <wp:align>center</wp:align>
                </wp:positionH>
                <wp:positionV relativeFrom="paragraph">
                  <wp:posOffset>166741</wp:posOffset>
                </wp:positionV>
                <wp:extent cx="0" cy="349857"/>
                <wp:effectExtent l="57150" t="0" r="57150" b="50800"/>
                <wp:wrapNone/>
                <wp:docPr id="499200481" name="直線矢印コネクタ 40"/>
                <wp:cNvGraphicFramePr/>
                <a:graphic xmlns:a="http://schemas.openxmlformats.org/drawingml/2006/main">
                  <a:graphicData uri="http://schemas.microsoft.com/office/word/2010/wordprocessingShape">
                    <wps:wsp>
                      <wps:cNvCnPr/>
                      <wps:spPr>
                        <a:xfrm>
                          <a:off x="0" y="0"/>
                          <a:ext cx="0" cy="349857"/>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D2453" id="_x0000_t32" coordsize="21600,21600" o:spt="32" o:oned="t" path="m,l21600,21600e" filled="f">
                <v:path arrowok="t" fillok="f" o:connecttype="none"/>
                <o:lock v:ext="edit" shapetype="t"/>
              </v:shapetype>
              <v:shape id="直線矢印コネクタ 40" o:spid="_x0000_s1026" type="#_x0000_t32" style="position:absolute;margin-left:0;margin-top:13.15pt;width:0;height:27.55pt;z-index:25165829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" strokecolor="black [3200]" strokeweight="2.25pt">
                <v:stroke endarrow="block" joinstyle="miter"/>
                <w10:wrap anchorx="margin"/>
              </v:shape>
            </w:pict>
          </mc:Fallback>
        </mc:AlternateContent>
      </w:r>
    </w:p>
    <w:p w14:paraId="64307081" w14:textId="428A08FF" w:rsidR="00707F09" w:rsidRPr="00B7439B" w:rsidRDefault="00707F09" w:rsidP="00707F09">
      <w:pPr>
        <w:tabs>
          <w:tab w:val="left" w:pos="6129"/>
        </w:tabs>
        <w:jc w:val="center"/>
        <w:rPr>
          <w:rFonts w:ascii="ＭＳ ゴシック" w:eastAsia="ＭＳ ゴシック" w:hAnsi="ＭＳ ゴシック"/>
          <w:sz w:val="24"/>
          <w:szCs w:val="24"/>
        </w:rPr>
      </w:pPr>
    </w:p>
    <w:p w14:paraId="1647780A" w14:textId="14B77362" w:rsidR="00B77FA0" w:rsidRPr="00C334D0" w:rsidRDefault="00707F09" w:rsidP="00707F09">
      <w:pPr>
        <w:tabs>
          <w:tab w:val="left" w:pos="6129"/>
        </w:tabs>
        <w:jc w:val="cente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93" behindDoc="0" locked="0" layoutInCell="1" allowOverlap="1" wp14:anchorId="135911F0" wp14:editId="45D75AF7">
                <wp:simplePos x="0" y="0"/>
                <wp:positionH relativeFrom="margin">
                  <wp:posOffset>2698115</wp:posOffset>
                </wp:positionH>
                <wp:positionV relativeFrom="paragraph">
                  <wp:posOffset>6761300</wp:posOffset>
                </wp:positionV>
                <wp:extent cx="8626" cy="871267"/>
                <wp:effectExtent l="95250" t="19050" r="67945" b="43180"/>
                <wp:wrapNone/>
                <wp:docPr id="821235322" name="直線矢印コネクタ 40"/>
                <wp:cNvGraphicFramePr/>
                <a:graphic xmlns:a="http://schemas.openxmlformats.org/drawingml/2006/main">
                  <a:graphicData uri="http://schemas.microsoft.com/office/word/2010/wordprocessingShape">
                    <wps:wsp>
                      <wps:cNvCnPr/>
                      <wps:spPr>
                        <a:xfrm flipH="1">
                          <a:off x="0" y="0"/>
                          <a:ext cx="8626" cy="871267"/>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2BBA1F1" id="直線矢印コネクタ 40" o:spid="_x0000_s1026" type="#_x0000_t32" style="position:absolute;left:0;text-align:left;margin-left:212.45pt;margin-top:532.4pt;width:.7pt;height:68.6pt;flip:x;z-index:2516654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" strokecolor="black [3200]" strokeweight="2.25pt">
                <v:stroke endarrow="block" joinstyle="miter"/>
                <w10:wrap anchorx="margin"/>
              </v:shape>
            </w:pict>
          </mc:Fallback>
        </mc:AlternateContent>
      </w:r>
      <w:r w:rsidR="00B77FA0" w:rsidRPr="00C334D0">
        <w:rPr>
          <w:rFonts w:ascii="ＭＳ ゴシック" w:eastAsia="ＭＳ ゴシック" w:hAnsi="ＭＳ ゴシック"/>
          <w:noProof/>
          <w:sz w:val="24"/>
          <w:szCs w:val="24"/>
        </w:rPr>
        <w:drawing>
          <wp:inline distT="0" distB="0" distL="0" distR="0" wp14:anchorId="564389A9" wp14:editId="121D3633">
            <wp:extent cx="5804204" cy="6823494"/>
            <wp:effectExtent l="0" t="0" r="6350" b="0"/>
            <wp:docPr id="549512081"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52" r="1383"/>
                    <a:stretch>
                      <a:fillRect/>
                    </a:stretch>
                  </pic:blipFill>
                  <pic:spPr bwMode="auto">
                    <a:xfrm>
                      <a:off x="0" y="0"/>
                      <a:ext cx="5831204" cy="6855235"/>
                    </a:xfrm>
                    <a:prstGeom prst="rect">
                      <a:avLst/>
                    </a:prstGeom>
                    <a:noFill/>
                    <a:ln>
                      <a:noFill/>
                    </a:ln>
                    <a:extLst>
                      <a:ext uri="{53640926-AAD7-44D8-BBD7-CCE9431645EC}">
                        <a14:shadowObscured xmlns:a14="http://schemas.microsoft.com/office/drawing/2010/main"/>
                      </a:ext>
                    </a:extLst>
                  </pic:spPr>
                </pic:pic>
              </a:graphicData>
            </a:graphic>
          </wp:inline>
        </w:drawing>
      </w:r>
    </w:p>
    <w:p w14:paraId="4ED4DB5E" w14:textId="63D8F18C" w:rsidR="00B77FA0" w:rsidRDefault="00B77FA0" w:rsidP="00B77FA0">
      <w:pPr>
        <w:rPr>
          <w:rFonts w:ascii="ＭＳ ゴシック" w:eastAsia="ＭＳ ゴシック" w:hAnsi="ＭＳ ゴシック"/>
          <w:sz w:val="24"/>
          <w:szCs w:val="24"/>
        </w:rPr>
      </w:pPr>
    </w:p>
    <w:p w14:paraId="56F086C7" w14:textId="64502570" w:rsidR="00B77FA0" w:rsidRDefault="00B77FA0" w:rsidP="00B77FA0">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90" behindDoc="0" locked="0" layoutInCell="1" allowOverlap="1" wp14:anchorId="74AD6CD9" wp14:editId="0B2B692D">
                <wp:simplePos x="0" y="0"/>
                <wp:positionH relativeFrom="margin">
                  <wp:align>center</wp:align>
                </wp:positionH>
                <wp:positionV relativeFrom="paragraph">
                  <wp:posOffset>6283005</wp:posOffset>
                </wp:positionV>
                <wp:extent cx="0" cy="349857"/>
                <wp:effectExtent l="76200" t="0" r="76200" b="50800"/>
                <wp:wrapNone/>
                <wp:docPr id="1426489602" name="直線矢印コネクタ 40"/>
                <wp:cNvGraphicFramePr/>
                <a:graphic xmlns:a="http://schemas.openxmlformats.org/drawingml/2006/main">
                  <a:graphicData uri="http://schemas.microsoft.com/office/word/2010/wordprocessingShape">
                    <wps:wsp>
                      <wps:cNvCnPr/>
                      <wps:spPr>
                        <a:xfrm>
                          <a:off x="0" y="0"/>
                          <a:ext cx="0" cy="3498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7260080" id="直線矢印コネクタ 40" o:spid="_x0000_s1026" type="#_x0000_t32" style="position:absolute;left:0;text-align:left;margin-left:0;margin-top:494.7pt;width:0;height:27.55pt;z-index:2516623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" strokecolor="black [3200]" strokeweight=".5pt">
                <v:stroke endarrow="block" joinstyle="miter"/>
                <w10:wrap anchorx="margin"/>
              </v:shape>
            </w:pict>
          </mc:Fallback>
        </mc:AlternateContent>
      </w:r>
    </w:p>
    <w:p w14:paraId="646F7421" w14:textId="7A92055B" w:rsidR="00B77FA0" w:rsidRDefault="00B77FA0" w:rsidP="00B77FA0">
      <w:pPr>
        <w:rPr>
          <w:rFonts w:ascii="ＭＳ ゴシック" w:eastAsia="ＭＳ ゴシック" w:hAnsi="ＭＳ ゴシック"/>
          <w:sz w:val="24"/>
          <w:szCs w:val="24"/>
        </w:rPr>
      </w:pPr>
    </w:p>
    <w:p w14:paraId="22C70F26" w14:textId="65D868EE" w:rsidR="00B77FA0" w:rsidRDefault="00B77FA0" w:rsidP="00B77FA0">
      <w:pPr>
        <w:rPr>
          <w:rFonts w:ascii="ＭＳ ゴシック" w:eastAsia="ＭＳ ゴシック" w:hAnsi="ＭＳ ゴシック"/>
          <w:sz w:val="24"/>
          <w:szCs w:val="24"/>
        </w:rPr>
      </w:pPr>
    </w:p>
    <w:p w14:paraId="34B8EB3D" w14:textId="09122444" w:rsidR="00B77FA0" w:rsidRPr="009A1706" w:rsidRDefault="00B77FA0" w:rsidP="00707F09">
      <w:pPr>
        <w:jc w:val="center"/>
        <w:rPr>
          <w:rFonts w:ascii="ＭＳ ゴシック" w:eastAsia="ＭＳ ゴシック" w:hAnsi="ＭＳ ゴシック"/>
          <w:noProof/>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8" behindDoc="0" locked="0" layoutInCell="1" allowOverlap="1" wp14:anchorId="74D3CCAB" wp14:editId="7C5FBDBE">
                <wp:simplePos x="0" y="0"/>
                <wp:positionH relativeFrom="column">
                  <wp:posOffset>2289976</wp:posOffset>
                </wp:positionH>
                <wp:positionV relativeFrom="paragraph">
                  <wp:posOffset>4893393</wp:posOffset>
                </wp:positionV>
                <wp:extent cx="0" cy="349857"/>
                <wp:effectExtent l="76200" t="0" r="76200" b="50800"/>
                <wp:wrapNone/>
                <wp:docPr id="388651149" name="直線矢印コネクタ 40"/>
                <wp:cNvGraphicFramePr/>
                <a:graphic xmlns:a="http://schemas.openxmlformats.org/drawingml/2006/main">
                  <a:graphicData uri="http://schemas.microsoft.com/office/word/2010/wordprocessingShape">
                    <wps:wsp>
                      <wps:cNvCnPr/>
                      <wps:spPr>
                        <a:xfrm>
                          <a:off x="0" y="0"/>
                          <a:ext cx="0" cy="3498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3F86E9E3" id="直線矢印コネクタ 40" o:spid="_x0000_s1026" type="#_x0000_t32" style="position:absolute;margin-left:180.3pt;margin-top:385.3pt;width:0;height:27.55pt;z-index:2516603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" strokecolor="black [3200]" strokeweight=".5pt">
                <v:stroke endarrow="block" joinstyle="miter"/>
              </v:shape>
            </w:pict>
          </mc:Fallback>
        </mc:AlternateContent>
      </w:r>
      <w:r>
        <w:rPr>
          <w:rFonts w:ascii="ＭＳ ゴシック" w:eastAsia="ＭＳ ゴシック" w:hAnsi="ＭＳ ゴシック"/>
          <w:noProof/>
          <w:sz w:val="24"/>
          <w:szCs w:val="24"/>
        </w:rPr>
        <w:br w:type="page"/>
      </w:r>
      <w:r w:rsidRPr="009A1706">
        <w:rPr>
          <w:rFonts w:ascii="ＭＳ ゴシック" w:eastAsia="ＭＳ ゴシック" w:hAnsi="ＭＳ ゴシック"/>
          <w:noProof/>
          <w:sz w:val="24"/>
          <w:szCs w:val="24"/>
        </w:rPr>
        <w:drawing>
          <wp:inline distT="0" distB="0" distL="0" distR="0" wp14:anchorId="7FFF2B83" wp14:editId="36C76633">
            <wp:extent cx="3710379" cy="3786996"/>
            <wp:effectExtent l="0" t="0" r="0" b="0"/>
            <wp:docPr id="1836198777"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0915" cy="3818163"/>
                    </a:xfrm>
                    <a:prstGeom prst="rect">
                      <a:avLst/>
                    </a:prstGeom>
                    <a:noFill/>
                    <a:ln>
                      <a:noFill/>
                    </a:ln>
                  </pic:spPr>
                </pic:pic>
              </a:graphicData>
            </a:graphic>
          </wp:inline>
        </w:drawing>
      </w:r>
    </w:p>
    <w:p w14:paraId="35255462" w14:textId="77777777" w:rsidR="00B77FA0" w:rsidRDefault="00B77FA0" w:rsidP="00B77FA0">
      <w:pPr>
        <w:widowControl/>
        <w:jc w:val="left"/>
        <w:rPr>
          <w:rFonts w:ascii="ＭＳ ゴシック" w:eastAsia="ＭＳ ゴシック" w:hAnsi="ＭＳ ゴシック"/>
          <w:noProof/>
          <w:sz w:val="24"/>
          <w:szCs w:val="24"/>
        </w:rPr>
      </w:pPr>
    </w:p>
    <w:p w14:paraId="7423098B" w14:textId="77777777" w:rsidR="00B77FA0" w:rsidRDefault="00B77FA0" w:rsidP="00B77FA0">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5E972A01" w14:textId="2E8A5456" w:rsidR="00F42EDB" w:rsidRPr="00E40A30" w:rsidRDefault="00CE3B64" w:rsidP="00E40A30">
      <w:pPr>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⑤ </w:t>
      </w:r>
      <w:r w:rsidR="00945BE1">
        <w:rPr>
          <w:rFonts w:ascii="ＭＳ ゴシック" w:eastAsia="ＭＳ ゴシック" w:hAnsi="ＭＳ ゴシック" w:hint="eastAsia"/>
          <w:sz w:val="24"/>
          <w:szCs w:val="24"/>
        </w:rPr>
        <w:t>[アプリケーションの定義]</w:t>
      </w:r>
      <w:r w:rsidR="009576C8">
        <w:rPr>
          <w:rFonts w:ascii="ＭＳ ゴシック" w:eastAsia="ＭＳ ゴシック" w:hAnsi="ＭＳ ゴシック" w:hint="eastAsia"/>
          <w:sz w:val="24"/>
          <w:szCs w:val="24"/>
        </w:rPr>
        <w:t xml:space="preserve"> </w:t>
      </w:r>
      <w:r w:rsidR="008C004A">
        <w:rPr>
          <w:rFonts w:ascii="ＭＳ ゴシック" w:eastAsia="ＭＳ ゴシック" w:hAnsi="ＭＳ ゴシック" w:hint="eastAsia"/>
          <w:sz w:val="24"/>
          <w:szCs w:val="24"/>
        </w:rPr>
        <w:t>～画面</w:t>
      </w:r>
      <w:r w:rsidR="00C95FF4" w:rsidRPr="00C95FF4">
        <w:rPr>
          <w:rFonts w:ascii="ＭＳ ゴシック" w:eastAsia="ＭＳ ゴシック" w:hAnsi="ＭＳ ゴシック"/>
          <w:sz w:val="24"/>
          <w:szCs w:val="24"/>
        </w:rPr>
        <w:t>遷移図</w:t>
      </w:r>
      <w:r w:rsidR="00C95FF4">
        <w:rPr>
          <w:rFonts w:ascii="ＭＳ ゴシック" w:eastAsia="ＭＳ ゴシック" w:hAnsi="ＭＳ ゴシック" w:hint="eastAsia"/>
          <w:sz w:val="24"/>
          <w:szCs w:val="24"/>
        </w:rPr>
        <w:t>～</w:t>
      </w:r>
    </w:p>
    <w:p w14:paraId="0A365BA5" w14:textId="1FDE3B97" w:rsidR="0096379A" w:rsidRDefault="0096379A" w:rsidP="00295B3B">
      <w:pPr>
        <w:rPr>
          <w:rFonts w:ascii="ＭＳ ゴシック" w:eastAsia="ＭＳ ゴシック" w:hAnsi="ＭＳ ゴシック"/>
          <w:color w:val="FF0000"/>
          <w:sz w:val="24"/>
          <w:szCs w:val="24"/>
        </w:rPr>
      </w:pPr>
    </w:p>
    <w:p w14:paraId="626675C0" w14:textId="046409C2" w:rsidR="0096379A" w:rsidRDefault="00E92407" w:rsidP="00FA34C6">
      <w:pPr>
        <w:ind w:left="142" w:hangingChars="59" w:hanging="142"/>
        <w:rPr>
          <w:rFonts w:ascii="ＭＳ ゴシック" w:eastAsia="ＭＳ ゴシック" w:hAnsi="ＭＳ ゴシック"/>
          <w:color w:val="FF0000"/>
          <w:sz w:val="24"/>
          <w:szCs w:val="24"/>
        </w:rPr>
      </w:pPr>
      <w:r>
        <w:rPr>
          <w:rFonts w:ascii="ＭＳ ゴシック" w:eastAsia="ＭＳ ゴシック" w:hAnsi="ＭＳ ゴシック"/>
          <w:noProof/>
          <w:sz w:val="24"/>
          <w:szCs w:val="24"/>
          <w:u w:val="single"/>
        </w:rPr>
        <w:drawing>
          <wp:anchor distT="0" distB="0" distL="114300" distR="114300" simplePos="0" relativeHeight="251658241" behindDoc="1" locked="0" layoutInCell="1" allowOverlap="1" wp14:anchorId="2F81EBB9" wp14:editId="675E1C3A">
            <wp:simplePos x="0" y="0"/>
            <wp:positionH relativeFrom="column">
              <wp:posOffset>3351530</wp:posOffset>
            </wp:positionH>
            <wp:positionV relativeFrom="paragraph">
              <wp:posOffset>22860</wp:posOffset>
            </wp:positionV>
            <wp:extent cx="1337310" cy="1691640"/>
            <wp:effectExtent l="0" t="0" r="0" b="3810"/>
            <wp:wrapTight wrapText="bothSides">
              <wp:wrapPolygon edited="0">
                <wp:start x="1846" y="0"/>
                <wp:lineTo x="923" y="1703"/>
                <wp:lineTo x="615" y="19459"/>
                <wp:lineTo x="1538" y="21405"/>
                <wp:lineTo x="20000" y="21405"/>
                <wp:lineTo x="20923" y="19459"/>
                <wp:lineTo x="20615" y="2189"/>
                <wp:lineTo x="19385" y="0"/>
                <wp:lineTo x="1846" y="0"/>
              </wp:wrapPolygon>
            </wp:wrapTight>
            <wp:docPr id="672823840"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3840" name="図 672823840"/>
                    <pic:cNvPicPr/>
                  </pic:nvPicPr>
                  <pic:blipFill rotWithShape="1">
                    <a:blip r:embed="rId14" cstate="print">
                      <a:extLst>
                        <a:ext uri="{28A0092B-C50C-407E-A947-70E740481C1C}">
                          <a14:useLocalDpi xmlns:a14="http://schemas.microsoft.com/office/drawing/2010/main" val="0"/>
                        </a:ext>
                      </a:extLst>
                    </a:blip>
                    <a:srcRect t="7610" b="9745"/>
                    <a:stretch>
                      <a:fillRect/>
                    </a:stretch>
                  </pic:blipFill>
                  <pic:spPr bwMode="auto">
                    <a:xfrm>
                      <a:off x="0" y="0"/>
                      <a:ext cx="1337310"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ＭＳ ゴシック" w:eastAsia="ＭＳ ゴシック" w:hAnsi="ＭＳ ゴシック"/>
          <w:noProof/>
          <w:sz w:val="24"/>
          <w:szCs w:val="24"/>
          <w:u w:val="single"/>
        </w:rPr>
        <mc:AlternateContent>
          <mc:Choice Requires="wps">
            <w:drawing>
              <wp:anchor distT="0" distB="0" distL="114300" distR="114300" simplePos="0" relativeHeight="251658259" behindDoc="1" locked="0" layoutInCell="1" allowOverlap="1" wp14:anchorId="79F309F3" wp14:editId="6AAC1993">
                <wp:simplePos x="0" y="0"/>
                <wp:positionH relativeFrom="column">
                  <wp:posOffset>3211830</wp:posOffset>
                </wp:positionH>
                <wp:positionV relativeFrom="paragraph">
                  <wp:posOffset>2579370</wp:posOffset>
                </wp:positionV>
                <wp:extent cx="1655445" cy="0"/>
                <wp:effectExtent l="46673" t="0" r="48577" b="67628"/>
                <wp:wrapTight wrapText="bothSides">
                  <wp:wrapPolygon edited="0">
                    <wp:start x="112" y="-1"/>
                    <wp:lineTo x="22234" y="-1"/>
                    <wp:lineTo x="22234" y="-1"/>
                    <wp:lineTo x="112" y="-1"/>
                    <wp:lineTo x="112" y="-1"/>
                  </wp:wrapPolygon>
                </wp:wrapTight>
                <wp:docPr id="2130544761" name="直線矢印コネクタ 5"/>
                <wp:cNvGraphicFramePr/>
                <a:graphic xmlns:a="http://schemas.openxmlformats.org/drawingml/2006/main">
                  <a:graphicData uri="http://schemas.microsoft.com/office/word/2010/wordprocessingShape">
                    <wps:wsp>
                      <wps:cNvCnPr/>
                      <wps:spPr>
                        <a:xfrm rot="5400000">
                          <a:off x="0" y="0"/>
                          <a:ext cx="165544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1BB7FAF" id="直線矢印コネクタ 5" o:spid="_x0000_s1026" type="#_x0000_t32" style="position:absolute;left:0;text-align:left;margin-left:252.9pt;margin-top:203.1pt;width:130.35pt;height:0;rotation:90;z-index:-251658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" strokecolor="black [3200]" strokeweight="1.5pt">
                <v:stroke endarrow="block" joinstyle="miter"/>
                <w10:wrap type="tight"/>
              </v:shape>
            </w:pict>
          </mc:Fallback>
        </mc:AlternateContent>
      </w:r>
      <w:r w:rsidR="009C405D">
        <w:rPr>
          <w:rFonts w:ascii="ＭＳ ゴシック" w:eastAsia="ＭＳ ゴシック" w:hAnsi="ＭＳ ゴシック"/>
          <w:noProof/>
          <w:sz w:val="24"/>
          <w:szCs w:val="24"/>
        </w:rPr>
        <w:drawing>
          <wp:anchor distT="0" distB="0" distL="114300" distR="114300" simplePos="0" relativeHeight="251658242" behindDoc="1" locked="0" layoutInCell="1" allowOverlap="1" wp14:anchorId="42BDE648" wp14:editId="416093C7">
            <wp:simplePos x="0" y="0"/>
            <wp:positionH relativeFrom="margin">
              <wp:posOffset>-182245</wp:posOffset>
            </wp:positionH>
            <wp:positionV relativeFrom="paragraph">
              <wp:posOffset>20044</wp:posOffset>
            </wp:positionV>
            <wp:extent cx="1338555" cy="1692000"/>
            <wp:effectExtent l="0" t="0" r="0" b="3810"/>
            <wp:wrapTight wrapText="bothSides">
              <wp:wrapPolygon edited="0">
                <wp:start x="1538" y="0"/>
                <wp:lineTo x="923" y="1703"/>
                <wp:lineTo x="615" y="19459"/>
                <wp:lineTo x="1538" y="21405"/>
                <wp:lineTo x="19991" y="21405"/>
                <wp:lineTo x="20913" y="19459"/>
                <wp:lineTo x="21221" y="3892"/>
                <wp:lineTo x="19683" y="0"/>
                <wp:lineTo x="1538" y="0"/>
              </wp:wrapPolygon>
            </wp:wrapTight>
            <wp:docPr id="1715063764"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3764" name="図 1715063764"/>
                    <pic:cNvPicPr/>
                  </pic:nvPicPr>
                  <pic:blipFill rotWithShape="1">
                    <a:blip r:embed="rId15" cstate="print">
                      <a:extLst>
                        <a:ext uri="{28A0092B-C50C-407E-A947-70E740481C1C}">
                          <a14:useLocalDpi xmlns:a14="http://schemas.microsoft.com/office/drawing/2010/main" val="0"/>
                        </a:ext>
                      </a:extLst>
                    </a:blip>
                    <a:srcRect t="7996" b="9455"/>
                    <a:stretch>
                      <a:fillRect/>
                    </a:stretch>
                  </pic:blipFill>
                  <pic:spPr bwMode="auto">
                    <a:xfrm>
                      <a:off x="0" y="0"/>
                      <a:ext cx="1338555" cy="169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C0290D" w14:textId="6DF19A7F" w:rsidR="0096379A" w:rsidRDefault="00CD346D" w:rsidP="00FA34C6">
      <w:pPr>
        <w:ind w:left="142" w:hangingChars="59" w:hanging="142"/>
        <w:rPr>
          <w:rFonts w:ascii="ＭＳ ゴシック" w:eastAsia="ＭＳ ゴシック" w:hAnsi="ＭＳ ゴシック"/>
          <w:color w:val="FF0000"/>
          <w:sz w:val="24"/>
          <w:szCs w:val="24"/>
        </w:rPr>
      </w:pPr>
      <w:r>
        <w:rPr>
          <w:rFonts w:ascii="ＭＳ ゴシック" w:eastAsia="ＭＳ ゴシック" w:hAnsi="ＭＳ ゴシック"/>
          <w:noProof/>
          <w:color w:val="FF0000"/>
          <w:sz w:val="24"/>
          <w:szCs w:val="24"/>
        </w:rPr>
        <mc:AlternateContent>
          <mc:Choice Requires="wps">
            <w:drawing>
              <wp:anchor distT="0" distB="0" distL="114300" distR="114300" simplePos="0" relativeHeight="251658244" behindDoc="0" locked="0" layoutInCell="1" allowOverlap="1" wp14:anchorId="0DF3B336" wp14:editId="311214C8">
                <wp:simplePos x="0" y="0"/>
                <wp:positionH relativeFrom="column">
                  <wp:posOffset>1136854</wp:posOffset>
                </wp:positionH>
                <wp:positionV relativeFrom="paragraph">
                  <wp:posOffset>193076</wp:posOffset>
                </wp:positionV>
                <wp:extent cx="2250272" cy="679784"/>
                <wp:effectExtent l="0" t="0" r="0" b="6350"/>
                <wp:wrapNone/>
                <wp:docPr id="1761441711" name="テキスト ボックス 6"/>
                <wp:cNvGraphicFramePr/>
                <a:graphic xmlns:a="http://schemas.openxmlformats.org/drawingml/2006/main">
                  <a:graphicData uri="http://schemas.microsoft.com/office/word/2010/wordprocessingShape">
                    <wps:wsp>
                      <wps:cNvSpPr txBox="1"/>
                      <wps:spPr>
                        <a:xfrm>
                          <a:off x="0" y="0"/>
                          <a:ext cx="2250272" cy="679784"/>
                        </a:xfrm>
                        <a:prstGeom prst="rect">
                          <a:avLst/>
                        </a:prstGeom>
                        <a:solidFill>
                          <a:schemeClr val="lt1"/>
                        </a:solidFill>
                        <a:ln w="6350">
                          <a:noFill/>
                        </a:ln>
                      </wps:spPr>
                      <wps:txbx>
                        <w:txbxContent>
                          <w:p w14:paraId="2BE23F82" w14:textId="0D169AD9" w:rsidR="00B9047F" w:rsidRPr="00A46550" w:rsidRDefault="00B9047F">
                            <w:pPr>
                              <w:rPr>
                                <w:rFonts w:ascii="BIZ UDPゴシック" w:eastAsia="BIZ UDPゴシック" w:hAnsi="BIZ UDPゴシック"/>
                              </w:rPr>
                            </w:pPr>
                            <w:r w:rsidRPr="00A46550">
                              <w:rPr>
                                <w:rFonts w:ascii="BIZ UDPゴシック" w:eastAsia="BIZ UDPゴシック" w:hAnsi="BIZ UDPゴシック" w:hint="eastAsia"/>
                              </w:rPr>
                              <w:t>アカウントをすでに持っている人</w:t>
                            </w:r>
                          </w:p>
                          <w:p w14:paraId="19ABC748" w14:textId="197773F0" w:rsidR="00B9047F" w:rsidRPr="00A46550" w:rsidRDefault="00EB5BBC">
                            <w:pPr>
                              <w:rPr>
                                <w:rFonts w:ascii="BIZ UDPゴシック" w:eastAsia="BIZ UDPゴシック" w:hAnsi="BIZ UDPゴシック"/>
                              </w:rPr>
                            </w:pPr>
                            <w:r w:rsidRPr="00A46550">
                              <w:rPr>
                                <w:rFonts w:ascii="BIZ UDPゴシック" w:eastAsia="BIZ UDPゴシック" w:hAnsi="BIZ UDPゴシック" w:hint="eastAsia"/>
                              </w:rPr>
                              <w:t>（ログイン）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3B336" id="テキスト ボックス 6" o:spid="_x0000_s1028" type="#_x0000_t202" style="position:absolute;left:0;text-align:left;margin-left:89.5pt;margin-top:15.2pt;width:177.2pt;height:53.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" fillcolor="white [3201]" stroked="f" strokeweight=".5pt">
                <v:textbox>
                  <w:txbxContent>
                    <w:p w14:paraId="2BE23F82" w14:textId="0D169AD9" w:rsidR="00B9047F" w:rsidRPr="00A46550" w:rsidRDefault="00B9047F">
                      <w:pPr>
                        <w:rPr>
                          <w:rFonts w:ascii="BIZ UDPゴシック" w:eastAsia="BIZ UDPゴシック" w:hAnsi="BIZ UDPゴシック"/>
                        </w:rPr>
                      </w:pPr>
                      <w:r w:rsidRPr="00A46550">
                        <w:rPr>
                          <w:rFonts w:ascii="BIZ UDPゴシック" w:eastAsia="BIZ UDPゴシック" w:hAnsi="BIZ UDPゴシック" w:hint="eastAsia"/>
                        </w:rPr>
                        <w:t>アカウントをすでに持っている人</w:t>
                      </w:r>
                    </w:p>
                    <w:p w14:paraId="19ABC748" w14:textId="197773F0" w:rsidR="00B9047F" w:rsidRPr="00A46550" w:rsidRDefault="00EB5BBC">
                      <w:pPr>
                        <w:rPr>
                          <w:rFonts w:ascii="BIZ UDPゴシック" w:eastAsia="BIZ UDPゴシック" w:hAnsi="BIZ UDPゴシック"/>
                        </w:rPr>
                      </w:pPr>
                      <w:r w:rsidRPr="00A46550">
                        <w:rPr>
                          <w:rFonts w:ascii="BIZ UDPゴシック" w:eastAsia="BIZ UDPゴシック" w:hAnsi="BIZ UDPゴシック" w:hint="eastAsia"/>
                        </w:rPr>
                        <w:t>（ログイン）</w:t>
                      </w:r>
                    </w:p>
                  </w:txbxContent>
                </v:textbox>
              </v:shape>
            </w:pict>
          </mc:Fallback>
        </mc:AlternateContent>
      </w:r>
    </w:p>
    <w:p w14:paraId="59F387E6" w14:textId="3338A4DE" w:rsidR="001609A6" w:rsidRDefault="001609A6" w:rsidP="00AB1874">
      <w:pPr>
        <w:rPr>
          <w:rFonts w:ascii="ＭＳ ゴシック" w:eastAsia="ＭＳ ゴシック" w:hAnsi="ＭＳ ゴシック"/>
          <w:sz w:val="24"/>
          <w:szCs w:val="24"/>
          <w:u w:val="single"/>
        </w:rPr>
      </w:pPr>
    </w:p>
    <w:p w14:paraId="6EB17AE3" w14:textId="11665CB4" w:rsidR="00161010" w:rsidRDefault="00161010" w:rsidP="00AB1874">
      <w:pPr>
        <w:rPr>
          <w:rFonts w:ascii="ＭＳ ゴシック" w:eastAsia="ＭＳ ゴシック" w:hAnsi="ＭＳ ゴシック"/>
          <w:sz w:val="24"/>
          <w:szCs w:val="24"/>
          <w:u w:val="single"/>
        </w:rPr>
      </w:pPr>
    </w:p>
    <w:p w14:paraId="29C44BBB" w14:textId="0CFA36D2" w:rsidR="00161010" w:rsidRDefault="00CD346D" w:rsidP="00AB1874">
      <w:pPr>
        <w:rPr>
          <w:rFonts w:ascii="ＭＳ ゴシック" w:eastAsia="ＭＳ ゴシック" w:hAnsi="ＭＳ ゴシック"/>
          <w:sz w:val="24"/>
          <w:szCs w:val="24"/>
          <w:u w:val="single"/>
        </w:rPr>
      </w:pPr>
      <w:r>
        <w:rPr>
          <w:rFonts w:ascii="ＭＳ ゴシック" w:eastAsia="ＭＳ ゴシック" w:hAnsi="ＭＳ ゴシック"/>
          <w:noProof/>
          <w:sz w:val="24"/>
          <w:szCs w:val="24"/>
          <w:u w:val="single"/>
        </w:rPr>
        <mc:AlternateContent>
          <mc:Choice Requires="wps">
            <w:drawing>
              <wp:anchor distT="0" distB="0" distL="114300" distR="114300" simplePos="0" relativeHeight="251658245" behindDoc="1" locked="0" layoutInCell="1" allowOverlap="1" wp14:anchorId="77B75C16" wp14:editId="1DB40E2E">
                <wp:simplePos x="0" y="0"/>
                <wp:positionH relativeFrom="column">
                  <wp:posOffset>1081265</wp:posOffset>
                </wp:positionH>
                <wp:positionV relativeFrom="paragraph">
                  <wp:posOffset>96520</wp:posOffset>
                </wp:positionV>
                <wp:extent cx="2196000" cy="0"/>
                <wp:effectExtent l="0" t="76200" r="13970" b="95250"/>
                <wp:wrapTight wrapText="bothSides">
                  <wp:wrapPolygon edited="0">
                    <wp:start x="20426" y="-1"/>
                    <wp:lineTo x="20238" y="-1"/>
                    <wp:lineTo x="20238" y="-1"/>
                    <wp:lineTo x="20426" y="-1"/>
                    <wp:lineTo x="21363" y="-1"/>
                    <wp:lineTo x="21550" y="-1"/>
                    <wp:lineTo x="21550" y="-1"/>
                    <wp:lineTo x="21363" y="-1"/>
                    <wp:lineTo x="20426" y="-1"/>
                  </wp:wrapPolygon>
                </wp:wrapTight>
                <wp:docPr id="1388572060" name="直線矢印コネクタ 5"/>
                <wp:cNvGraphicFramePr/>
                <a:graphic xmlns:a="http://schemas.openxmlformats.org/drawingml/2006/main">
                  <a:graphicData uri="http://schemas.microsoft.com/office/word/2010/wordprocessingShape">
                    <wps:wsp>
                      <wps:cNvCnPr/>
                      <wps:spPr>
                        <a:xfrm>
                          <a:off x="0" y="0"/>
                          <a:ext cx="21960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7238601" id="直線矢印コネクタ 5" o:spid="_x0000_s1026" type="#_x0000_t32" style="position:absolute;left:0;text-align:left;margin-left:85.15pt;margin-top:7.6pt;width:172.9pt;height: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" strokecolor="black [3200]" strokeweight="1.5pt">
                <v:stroke endarrow="block" joinstyle="miter"/>
                <w10:wrap type="tight"/>
              </v:shape>
            </w:pict>
          </mc:Fallback>
        </mc:AlternateContent>
      </w:r>
    </w:p>
    <w:p w14:paraId="6A9A02BF" w14:textId="6A56B3B4" w:rsidR="00E72479" w:rsidRDefault="009C77A2" w:rsidP="00AB1874">
      <w:pPr>
        <w:rPr>
          <w:rFonts w:ascii="ＭＳ ゴシック" w:eastAsia="ＭＳ ゴシック" w:hAnsi="ＭＳ ゴシック"/>
          <w:sz w:val="24"/>
          <w:szCs w:val="24"/>
          <w:u w:val="single"/>
        </w:rPr>
      </w:pPr>
      <w:r>
        <w:rPr>
          <w:rFonts w:ascii="ＭＳ ゴシック" w:eastAsia="ＭＳ ゴシック" w:hAnsi="ＭＳ ゴシック" w:cs="ＭＳ ゴシック" w:hint="eastAsia"/>
          <w:noProof/>
          <w:sz w:val="24"/>
          <w:szCs w:val="24"/>
          <w:lang w:val="ja-JP"/>
        </w:rPr>
        <mc:AlternateContent>
          <mc:Choice Requires="wps">
            <w:drawing>
              <wp:anchor distT="0" distB="0" distL="114300" distR="114300" simplePos="0" relativeHeight="251658257" behindDoc="0" locked="0" layoutInCell="1" allowOverlap="1" wp14:anchorId="7BAB9B41" wp14:editId="1F90C62B">
                <wp:simplePos x="0" y="0"/>
                <wp:positionH relativeFrom="column">
                  <wp:posOffset>1064185</wp:posOffset>
                </wp:positionH>
                <wp:positionV relativeFrom="paragraph">
                  <wp:posOffset>187325</wp:posOffset>
                </wp:positionV>
                <wp:extent cx="973754" cy="1081704"/>
                <wp:effectExtent l="0" t="0" r="55245" b="99695"/>
                <wp:wrapNone/>
                <wp:docPr id="1041123306" name="コネクタ: カギ線 17"/>
                <wp:cNvGraphicFramePr/>
                <a:graphic xmlns:a="http://schemas.openxmlformats.org/drawingml/2006/main">
                  <a:graphicData uri="http://schemas.microsoft.com/office/word/2010/wordprocessingShape">
                    <wps:wsp>
                      <wps:cNvCnPr/>
                      <wps:spPr>
                        <a:xfrm>
                          <a:off x="0" y="0"/>
                          <a:ext cx="973754" cy="1081704"/>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DECC319"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7" o:spid="_x0000_s1026" type="#_x0000_t34" style="position:absolute;left:0;text-align:left;margin-left:83.8pt;margin-top:14.75pt;width:76.65pt;height:85.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" strokecolor="black [3213]" strokeweight="1.5pt">
                <v:stroke endarrow="block"/>
              </v:shape>
            </w:pict>
          </mc:Fallback>
        </mc:AlternateContent>
      </w:r>
    </w:p>
    <w:p w14:paraId="316853F8" w14:textId="035C7C82" w:rsidR="00E72479" w:rsidRDefault="00BD4948" w:rsidP="00AB1874">
      <w:pPr>
        <w:rPr>
          <w:rFonts w:ascii="ＭＳ ゴシック" w:eastAsia="ＭＳ ゴシック" w:hAnsi="ＭＳ ゴシック"/>
          <w:sz w:val="24"/>
          <w:szCs w:val="24"/>
          <w:u w:val="single"/>
        </w:rPr>
      </w:pPr>
      <w:r>
        <w:rPr>
          <w:rFonts w:ascii="ＭＳ ゴシック" w:eastAsia="ＭＳ ゴシック" w:hAnsi="ＭＳ ゴシック"/>
          <w:noProof/>
          <w:sz w:val="24"/>
          <w:szCs w:val="24"/>
          <w:u w:val="single"/>
        </w:rPr>
        <w:drawing>
          <wp:anchor distT="0" distB="0" distL="114300" distR="114300" simplePos="0" relativeHeight="251658275" behindDoc="1" locked="0" layoutInCell="1" allowOverlap="1" wp14:anchorId="28898066" wp14:editId="100F0FBA">
            <wp:simplePos x="0" y="0"/>
            <wp:positionH relativeFrom="column">
              <wp:posOffset>1865050</wp:posOffset>
            </wp:positionH>
            <wp:positionV relativeFrom="paragraph">
              <wp:posOffset>25400</wp:posOffset>
            </wp:positionV>
            <wp:extent cx="1319450" cy="1692000"/>
            <wp:effectExtent l="0" t="0" r="0" b="3810"/>
            <wp:wrapTight wrapText="bothSides">
              <wp:wrapPolygon edited="0">
                <wp:start x="2184" y="0"/>
                <wp:lineTo x="1248" y="1216"/>
                <wp:lineTo x="624" y="3892"/>
                <wp:lineTo x="624" y="19459"/>
                <wp:lineTo x="1560" y="21405"/>
                <wp:lineTo x="19967" y="21405"/>
                <wp:lineTo x="20903" y="19459"/>
                <wp:lineTo x="20591" y="2432"/>
                <wp:lineTo x="19343" y="0"/>
                <wp:lineTo x="2184" y="0"/>
              </wp:wrapPolygon>
            </wp:wrapTight>
            <wp:docPr id="755573829"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3829" name="図 755573829"/>
                    <pic:cNvPicPr/>
                  </pic:nvPicPr>
                  <pic:blipFill rotWithShape="1">
                    <a:blip r:embed="rId16" cstate="print">
                      <a:extLst>
                        <a:ext uri="{28A0092B-C50C-407E-A947-70E740481C1C}">
                          <a14:useLocalDpi xmlns:a14="http://schemas.microsoft.com/office/drawing/2010/main" val="0"/>
                        </a:ext>
                      </a:extLst>
                    </a:blip>
                    <a:srcRect t="6795" b="9470"/>
                    <a:stretch>
                      <a:fillRect/>
                    </a:stretch>
                  </pic:blipFill>
                  <pic:spPr bwMode="auto">
                    <a:xfrm>
                      <a:off x="0" y="0"/>
                      <a:ext cx="1319450" cy="169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6A313B" w14:textId="2C2A5482" w:rsidR="00E72479" w:rsidRDefault="00E72479" w:rsidP="00AB1874">
      <w:pPr>
        <w:rPr>
          <w:rFonts w:ascii="ＭＳ ゴシック" w:eastAsia="ＭＳ ゴシック" w:hAnsi="ＭＳ ゴシック"/>
          <w:sz w:val="24"/>
          <w:szCs w:val="24"/>
          <w:u w:val="single"/>
        </w:rPr>
      </w:pPr>
    </w:p>
    <w:p w14:paraId="26EF59A2" w14:textId="4D327FD5" w:rsidR="00E72479" w:rsidRDefault="00E72479" w:rsidP="00AB1874">
      <w:pPr>
        <w:rPr>
          <w:rFonts w:ascii="ＭＳ ゴシック" w:eastAsia="ＭＳ ゴシック" w:hAnsi="ＭＳ ゴシック"/>
          <w:sz w:val="24"/>
          <w:szCs w:val="24"/>
          <w:u w:val="single"/>
        </w:rPr>
      </w:pPr>
    </w:p>
    <w:p w14:paraId="474E7457" w14:textId="2BE965A2" w:rsidR="00E72479" w:rsidRDefault="00E72479" w:rsidP="00AB1874">
      <w:pPr>
        <w:rPr>
          <w:rFonts w:ascii="ＭＳ ゴシック" w:eastAsia="ＭＳ ゴシック" w:hAnsi="ＭＳ ゴシック"/>
          <w:sz w:val="24"/>
          <w:szCs w:val="24"/>
          <w:u w:val="single"/>
        </w:rPr>
      </w:pPr>
    </w:p>
    <w:p w14:paraId="27D21B4D" w14:textId="0F150444" w:rsidR="00E72479" w:rsidRDefault="009C77A2" w:rsidP="00AB1874">
      <w:pPr>
        <w:rPr>
          <w:rFonts w:ascii="ＭＳ ゴシック" w:eastAsia="ＭＳ ゴシック" w:hAnsi="ＭＳ ゴシック"/>
          <w:sz w:val="24"/>
          <w:szCs w:val="24"/>
          <w:u w:val="single"/>
        </w:rPr>
      </w:pPr>
      <w:r>
        <w:rPr>
          <w:rFonts w:ascii="ＭＳ ゴシック" w:eastAsia="ＭＳ ゴシック" w:hAnsi="ＭＳ ゴシック"/>
          <w:noProof/>
          <w:color w:val="FF0000"/>
          <w:sz w:val="24"/>
          <w:szCs w:val="24"/>
        </w:rPr>
        <mc:AlternateContent>
          <mc:Choice Requires="wps">
            <w:drawing>
              <wp:anchor distT="0" distB="0" distL="114300" distR="114300" simplePos="0" relativeHeight="251658258" behindDoc="0" locked="0" layoutInCell="1" allowOverlap="1" wp14:anchorId="1EC43C8B" wp14:editId="2CDB1D93">
                <wp:simplePos x="0" y="0"/>
                <wp:positionH relativeFrom="margin">
                  <wp:align>left</wp:align>
                </wp:positionH>
                <wp:positionV relativeFrom="paragraph">
                  <wp:posOffset>190948</wp:posOffset>
                </wp:positionV>
                <wp:extent cx="1960283" cy="543859"/>
                <wp:effectExtent l="0" t="0" r="0" b="0"/>
                <wp:wrapNone/>
                <wp:docPr id="29032483" name="テキスト ボックス 6"/>
                <wp:cNvGraphicFramePr/>
                <a:graphic xmlns:a="http://schemas.openxmlformats.org/drawingml/2006/main">
                  <a:graphicData uri="http://schemas.microsoft.com/office/word/2010/wordprocessingShape">
                    <wps:wsp>
                      <wps:cNvSpPr txBox="1"/>
                      <wps:spPr>
                        <a:xfrm>
                          <a:off x="0" y="0"/>
                          <a:ext cx="1960283" cy="543859"/>
                        </a:xfrm>
                        <a:prstGeom prst="rect">
                          <a:avLst/>
                        </a:prstGeom>
                        <a:noFill/>
                        <a:ln w="6350">
                          <a:noFill/>
                        </a:ln>
                      </wps:spPr>
                      <wps:txbx>
                        <w:txbxContent>
                          <w:p w14:paraId="365EF2A8" w14:textId="77777777" w:rsidR="00B918A7" w:rsidRPr="00A46550" w:rsidRDefault="00B918A7" w:rsidP="00B918A7">
                            <w:pPr>
                              <w:rPr>
                                <w:rFonts w:ascii="BIZ UDPゴシック" w:eastAsia="BIZ UDPゴシック" w:hAnsi="BIZ UDPゴシック"/>
                              </w:rPr>
                            </w:pPr>
                            <w:r w:rsidRPr="00A46550">
                              <w:rPr>
                                <w:rFonts w:ascii="BIZ UDPゴシック" w:eastAsia="BIZ UDPゴシック" w:hAnsi="BIZ UDPゴシック" w:hint="eastAsia"/>
                              </w:rPr>
                              <w:t>アカウントを持って</w:t>
                            </w:r>
                            <w:r>
                              <w:rPr>
                                <w:rFonts w:ascii="BIZ UDPゴシック" w:eastAsia="BIZ UDPゴシック" w:hAnsi="BIZ UDPゴシック" w:hint="eastAsia"/>
                              </w:rPr>
                              <w:t>いない</w:t>
                            </w:r>
                            <w:r w:rsidRPr="00A46550">
                              <w:rPr>
                                <w:rFonts w:ascii="BIZ UDPゴシック" w:eastAsia="BIZ UDPゴシック" w:hAnsi="BIZ UDPゴシック" w:hint="eastAsia"/>
                              </w:rPr>
                              <w:t>人</w:t>
                            </w:r>
                          </w:p>
                          <w:p w14:paraId="738FEA33" w14:textId="77777777" w:rsidR="00B918A7" w:rsidRPr="00A46550" w:rsidRDefault="00B918A7" w:rsidP="00B918A7">
                            <w:pPr>
                              <w:rPr>
                                <w:rFonts w:ascii="BIZ UDPゴシック" w:eastAsia="BIZ UDPゴシック" w:hAnsi="BIZ UDPゴシック"/>
                              </w:rPr>
                            </w:pPr>
                            <w:r w:rsidRPr="00A46550">
                              <w:rPr>
                                <w:rFonts w:ascii="BIZ UDPゴシック" w:eastAsia="BIZ UDPゴシック" w:hAnsi="BIZ UDPゴシック" w:hint="eastAsia"/>
                              </w:rPr>
                              <w:t>（</w:t>
                            </w:r>
                            <w:r>
                              <w:rPr>
                                <w:rFonts w:ascii="BIZ UDPゴシック" w:eastAsia="BIZ UDPゴシック" w:hAnsi="BIZ UDPゴシック" w:hint="eastAsia"/>
                              </w:rPr>
                              <w:t>新規登録</w:t>
                            </w:r>
                            <w:r w:rsidRPr="00A46550">
                              <w:rPr>
                                <w:rFonts w:ascii="BIZ UDPゴシック" w:eastAsia="BIZ UDPゴシック" w:hAnsi="BIZ UDPゴシック"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43C8B" id="_x0000_s1029" type="#_x0000_t202" style="position:absolute;left:0;text-align:left;margin-left:0;margin-top:15.05pt;width:154.35pt;height:42.8pt;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" filled="f" stroked="f" strokeweight=".5pt">
                <v:textbox>
                  <w:txbxContent>
                    <w:p w14:paraId="365EF2A8" w14:textId="77777777" w:rsidR="00B918A7" w:rsidRPr="00A46550" w:rsidRDefault="00B918A7" w:rsidP="00B918A7">
                      <w:pPr>
                        <w:rPr>
                          <w:rFonts w:ascii="BIZ UDPゴシック" w:eastAsia="BIZ UDPゴシック" w:hAnsi="BIZ UDPゴシック"/>
                        </w:rPr>
                      </w:pPr>
                      <w:r w:rsidRPr="00A46550">
                        <w:rPr>
                          <w:rFonts w:ascii="BIZ UDPゴシック" w:eastAsia="BIZ UDPゴシック" w:hAnsi="BIZ UDPゴシック" w:hint="eastAsia"/>
                        </w:rPr>
                        <w:t>アカウントを持って</w:t>
                      </w:r>
                      <w:r>
                        <w:rPr>
                          <w:rFonts w:ascii="BIZ UDPゴシック" w:eastAsia="BIZ UDPゴシック" w:hAnsi="BIZ UDPゴシック" w:hint="eastAsia"/>
                        </w:rPr>
                        <w:t>いない</w:t>
                      </w:r>
                      <w:r w:rsidRPr="00A46550">
                        <w:rPr>
                          <w:rFonts w:ascii="BIZ UDPゴシック" w:eastAsia="BIZ UDPゴシック" w:hAnsi="BIZ UDPゴシック" w:hint="eastAsia"/>
                        </w:rPr>
                        <w:t>人</w:t>
                      </w:r>
                    </w:p>
                    <w:p w14:paraId="738FEA33" w14:textId="77777777" w:rsidR="00B918A7" w:rsidRPr="00A46550" w:rsidRDefault="00B918A7" w:rsidP="00B918A7">
                      <w:pPr>
                        <w:rPr>
                          <w:rFonts w:ascii="BIZ UDPゴシック" w:eastAsia="BIZ UDPゴシック" w:hAnsi="BIZ UDPゴシック"/>
                        </w:rPr>
                      </w:pPr>
                      <w:r w:rsidRPr="00A46550">
                        <w:rPr>
                          <w:rFonts w:ascii="BIZ UDPゴシック" w:eastAsia="BIZ UDPゴシック" w:hAnsi="BIZ UDPゴシック" w:hint="eastAsia"/>
                        </w:rPr>
                        <w:t>（</w:t>
                      </w:r>
                      <w:r>
                        <w:rPr>
                          <w:rFonts w:ascii="BIZ UDPゴシック" w:eastAsia="BIZ UDPゴシック" w:hAnsi="BIZ UDPゴシック" w:hint="eastAsia"/>
                        </w:rPr>
                        <w:t>新規登録</w:t>
                      </w:r>
                      <w:r w:rsidRPr="00A46550">
                        <w:rPr>
                          <w:rFonts w:ascii="BIZ UDPゴシック" w:eastAsia="BIZ UDPゴシック" w:hAnsi="BIZ UDPゴシック" w:hint="eastAsia"/>
                        </w:rPr>
                        <w:t>）</w:t>
                      </w:r>
                    </w:p>
                  </w:txbxContent>
                </v:textbox>
                <w10:wrap anchorx="margin"/>
              </v:shape>
            </w:pict>
          </mc:Fallback>
        </mc:AlternateContent>
      </w:r>
    </w:p>
    <w:p w14:paraId="426E2FD1" w14:textId="0FC8CC6A" w:rsidR="00E72479" w:rsidRDefault="00E72479" w:rsidP="00AB1874">
      <w:pPr>
        <w:rPr>
          <w:rFonts w:ascii="ＭＳ ゴシック" w:eastAsia="ＭＳ ゴシック" w:hAnsi="ＭＳ ゴシック"/>
          <w:sz w:val="24"/>
          <w:szCs w:val="24"/>
          <w:u w:val="single"/>
        </w:rPr>
      </w:pPr>
    </w:p>
    <w:p w14:paraId="182D2C69" w14:textId="78620A59" w:rsidR="00E72479" w:rsidRDefault="00E72479" w:rsidP="00AB1874">
      <w:pPr>
        <w:rPr>
          <w:rFonts w:ascii="ＭＳ ゴシック" w:eastAsia="ＭＳ ゴシック" w:hAnsi="ＭＳ ゴシック"/>
          <w:sz w:val="24"/>
          <w:szCs w:val="24"/>
          <w:u w:val="single"/>
        </w:rPr>
      </w:pPr>
    </w:p>
    <w:p w14:paraId="54174B4F" w14:textId="555AD6A5" w:rsidR="00E72479" w:rsidRDefault="00E72479" w:rsidP="00AB1874">
      <w:pPr>
        <w:rPr>
          <w:rFonts w:ascii="ＭＳ ゴシック" w:eastAsia="ＭＳ ゴシック" w:hAnsi="ＭＳ ゴシック"/>
          <w:sz w:val="24"/>
          <w:szCs w:val="24"/>
          <w:u w:val="single"/>
        </w:rPr>
      </w:pPr>
    </w:p>
    <w:p w14:paraId="6049B07A" w14:textId="77777777" w:rsidR="009C77A2" w:rsidRDefault="009C77A2" w:rsidP="00AB1874">
      <w:pPr>
        <w:rPr>
          <w:rFonts w:ascii="ＭＳ ゴシック" w:eastAsia="ＭＳ ゴシック" w:hAnsi="ＭＳ ゴシック"/>
          <w:sz w:val="24"/>
          <w:szCs w:val="24"/>
          <w:u w:val="single"/>
        </w:rPr>
      </w:pPr>
    </w:p>
    <w:p w14:paraId="1CB0F888" w14:textId="5D514E5A" w:rsidR="00E72479" w:rsidRDefault="00DC5718" w:rsidP="00AB1874">
      <w:pPr>
        <w:rPr>
          <w:rFonts w:ascii="ＭＳ ゴシック" w:eastAsia="ＭＳ ゴシック" w:hAnsi="ＭＳ ゴシック"/>
          <w:sz w:val="24"/>
          <w:szCs w:val="24"/>
          <w:u w:val="single"/>
        </w:rPr>
      </w:pPr>
      <w:r>
        <w:rPr>
          <w:rFonts w:ascii="ＭＳ ゴシック" w:eastAsia="ＭＳ ゴシック" w:hAnsi="ＭＳ ゴシック"/>
          <w:noProof/>
          <w:sz w:val="24"/>
          <w:szCs w:val="24"/>
          <w:u w:val="single"/>
        </w:rPr>
        <mc:AlternateContent>
          <mc:Choice Requires="wps">
            <w:drawing>
              <wp:anchor distT="0" distB="0" distL="114300" distR="114300" simplePos="0" relativeHeight="251658255" behindDoc="1" locked="0" layoutInCell="1" allowOverlap="1" wp14:anchorId="590A95CF" wp14:editId="70210C18">
                <wp:simplePos x="0" y="0"/>
                <wp:positionH relativeFrom="rightMargin">
                  <wp:align>left</wp:align>
                </wp:positionH>
                <wp:positionV relativeFrom="paragraph">
                  <wp:posOffset>197485</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1545243839"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9445E97" id="直線矢印コネクタ 5" o:spid="_x0000_s1026" type="#_x0000_t32" style="position:absolute;margin-left:0;margin-top:15.55pt;width:22.65pt;height:0;rotation:90;z-index:-25165822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" strokecolor="black [3200]" strokeweight="1.5pt">
                <v:stroke endarrow="block" joinstyle="miter"/>
                <w10:wrap type="tight" anchorx="margin"/>
              </v:shape>
            </w:pict>
          </mc:Fallback>
        </mc:AlternateContent>
      </w:r>
      <w:r w:rsidR="00D504F9">
        <w:rPr>
          <w:rFonts w:ascii="ＭＳ ゴシック" w:eastAsia="ＭＳ ゴシック" w:hAnsi="ＭＳ ゴシック"/>
          <w:noProof/>
          <w:sz w:val="24"/>
          <w:szCs w:val="24"/>
          <w:u w:val="single"/>
        </w:rPr>
        <mc:AlternateContent>
          <mc:Choice Requires="wps">
            <w:drawing>
              <wp:anchor distT="0" distB="0" distL="114300" distR="114300" simplePos="0" relativeHeight="251658251" behindDoc="1" locked="0" layoutInCell="1" allowOverlap="1" wp14:anchorId="42721191" wp14:editId="6DC5158B">
                <wp:simplePos x="0" y="0"/>
                <wp:positionH relativeFrom="column">
                  <wp:posOffset>4043680</wp:posOffset>
                </wp:positionH>
                <wp:positionV relativeFrom="paragraph">
                  <wp:posOffset>194945</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1061684012"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C1255F3" id="直線矢印コネクタ 5" o:spid="_x0000_s1026" type="#_x0000_t32" style="position:absolute;margin-left:318.4pt;margin-top:15.35pt;width:22.65pt;height:0;rotation:90;z-index:-251658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" strokecolor="black [3200]" strokeweight="1.5pt">
                <v:stroke endarrow="block" joinstyle="miter"/>
                <w10:wrap type="tight"/>
              </v:shape>
            </w:pict>
          </mc:Fallback>
        </mc:AlternateContent>
      </w:r>
      <w:r w:rsidR="007F4EC6">
        <w:rPr>
          <w:rFonts w:ascii="ＭＳ ゴシック" w:eastAsia="ＭＳ ゴシック" w:hAnsi="ＭＳ ゴシック"/>
          <w:noProof/>
          <w:sz w:val="24"/>
          <w:szCs w:val="24"/>
          <w:u w:val="single"/>
        </w:rPr>
        <mc:AlternateContent>
          <mc:Choice Requires="wps">
            <w:drawing>
              <wp:anchor distT="0" distB="0" distL="114300" distR="114300" simplePos="0" relativeHeight="251658252" behindDoc="1" locked="0" layoutInCell="1" allowOverlap="1" wp14:anchorId="37230201" wp14:editId="63C9CAAA">
                <wp:simplePos x="0" y="0"/>
                <wp:positionH relativeFrom="column">
                  <wp:posOffset>2718435</wp:posOffset>
                </wp:positionH>
                <wp:positionV relativeFrom="paragraph">
                  <wp:posOffset>194310</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1774855443"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96856D1" id="直線矢印コネクタ 5" o:spid="_x0000_s1026" type="#_x0000_t32" style="position:absolute;margin-left:214.05pt;margin-top:15.3pt;width:22.65pt;height:0;rotation:90;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" strokecolor="black [3200]" strokeweight="1.5pt">
                <v:stroke endarrow="block" joinstyle="miter"/>
                <w10:wrap type="tight"/>
              </v:shape>
            </w:pict>
          </mc:Fallback>
        </mc:AlternateContent>
      </w:r>
      <w:r w:rsidR="002559CD">
        <w:rPr>
          <w:rFonts w:ascii="ＭＳ ゴシック" w:eastAsia="ＭＳ ゴシック" w:hAnsi="ＭＳ ゴシック"/>
          <w:noProof/>
          <w:sz w:val="24"/>
          <w:szCs w:val="24"/>
          <w:u w:val="single"/>
        </w:rPr>
        <mc:AlternateContent>
          <mc:Choice Requires="wps">
            <w:drawing>
              <wp:anchor distT="0" distB="0" distL="114300" distR="114300" simplePos="0" relativeHeight="251658248" behindDoc="1" locked="0" layoutInCell="1" allowOverlap="1" wp14:anchorId="4FEB1395" wp14:editId="74B8A559">
                <wp:simplePos x="0" y="0"/>
                <wp:positionH relativeFrom="column">
                  <wp:posOffset>1581785</wp:posOffset>
                </wp:positionH>
                <wp:positionV relativeFrom="paragraph">
                  <wp:posOffset>189230</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1597906743"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D727FFA" id="直線矢印コネクタ 5" o:spid="_x0000_s1026" type="#_x0000_t32" style="position:absolute;margin-left:124.55pt;margin-top:14.9pt;width:22.65pt;height:0;rotation:90;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" strokecolor="black [3200]" strokeweight="1.5pt">
                <v:stroke endarrow="block" joinstyle="miter"/>
                <w10:wrap type="tight"/>
              </v:shape>
            </w:pict>
          </mc:Fallback>
        </mc:AlternateContent>
      </w:r>
      <w:r w:rsidR="00DF61C7">
        <w:rPr>
          <w:rFonts w:ascii="ＭＳ ゴシック" w:eastAsia="ＭＳ ゴシック" w:hAnsi="ＭＳ ゴシック"/>
          <w:noProof/>
          <w:sz w:val="24"/>
          <w:szCs w:val="24"/>
          <w:u w:val="single"/>
        </w:rPr>
        <mc:AlternateContent>
          <mc:Choice Requires="wps">
            <w:drawing>
              <wp:anchor distT="0" distB="0" distL="114300" distR="114300" simplePos="0" relativeHeight="251658247" behindDoc="1" locked="0" layoutInCell="1" allowOverlap="1" wp14:anchorId="7588786E" wp14:editId="27E74615">
                <wp:simplePos x="0" y="0"/>
                <wp:positionH relativeFrom="column">
                  <wp:posOffset>347980</wp:posOffset>
                </wp:positionH>
                <wp:positionV relativeFrom="paragraph">
                  <wp:posOffset>192405</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35302114"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15339C6" id="直線矢印コネクタ 5" o:spid="_x0000_s1026" type="#_x0000_t32" style="position:absolute;margin-left:27.4pt;margin-top:15.15pt;width:22.65pt;height:0;rotation:90;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" strokecolor="black [3200]" strokeweight="1.5pt">
                <v:stroke endarrow="block" joinstyle="miter"/>
                <w10:wrap type="tight"/>
              </v:shape>
            </w:pict>
          </mc:Fallback>
        </mc:AlternateContent>
      </w:r>
      <w:r w:rsidR="00524EB7">
        <w:rPr>
          <w:rFonts w:ascii="ＭＳ ゴシック" w:eastAsia="ＭＳ ゴシック" w:hAnsi="ＭＳ ゴシック"/>
          <w:noProof/>
          <w:sz w:val="24"/>
          <w:szCs w:val="24"/>
          <w:u w:val="single"/>
        </w:rPr>
        <mc:AlternateContent>
          <mc:Choice Requires="wps">
            <w:drawing>
              <wp:anchor distT="0" distB="0" distL="114300" distR="114300" simplePos="0" relativeHeight="251658246" behindDoc="0" locked="0" layoutInCell="1" allowOverlap="1" wp14:anchorId="2DFF0887" wp14:editId="1DBC21B4">
                <wp:simplePos x="0" y="0"/>
                <wp:positionH relativeFrom="margin">
                  <wp:align>left</wp:align>
                </wp:positionH>
                <wp:positionV relativeFrom="paragraph">
                  <wp:posOffset>40540</wp:posOffset>
                </wp:positionV>
                <wp:extent cx="5851502" cy="9183"/>
                <wp:effectExtent l="0" t="0" r="35560" b="29210"/>
                <wp:wrapNone/>
                <wp:docPr id="1275309333" name="直線コネクタ 11"/>
                <wp:cNvGraphicFramePr/>
                <a:graphic xmlns:a="http://schemas.openxmlformats.org/drawingml/2006/main">
                  <a:graphicData uri="http://schemas.microsoft.com/office/word/2010/wordprocessingShape">
                    <wps:wsp>
                      <wps:cNvCnPr/>
                      <wps:spPr>
                        <a:xfrm flipV="1">
                          <a:off x="0" y="0"/>
                          <a:ext cx="5851502" cy="9183"/>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C01C1BB" id="直線コネクタ 11" o:spid="_x0000_s1026" style="position:absolute;flip:y;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2pt" to="460.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" strokecolor="black [3213]" strokeweight="1.5pt">
                <v:stroke joinstyle="miter"/>
                <w10:wrap anchorx="margin"/>
              </v:line>
            </w:pict>
          </mc:Fallback>
        </mc:AlternateContent>
      </w:r>
    </w:p>
    <w:p w14:paraId="1891251C" w14:textId="2DDE1E7D" w:rsidR="00E72479" w:rsidRPr="002559CD" w:rsidRDefault="009C405D" w:rsidP="002559CD">
      <w:pPr>
        <w:rPr>
          <w:rFonts w:ascii="ＭＳ ゴシック" w:eastAsia="ＭＳ ゴシック" w:hAnsi="ＭＳ ゴシック"/>
          <w:szCs w:val="21"/>
        </w:rPr>
      </w:pPr>
      <w:r>
        <w:rPr>
          <w:rFonts w:ascii="ＭＳ ゴシック" w:eastAsia="ＭＳ ゴシック" w:hAnsi="ＭＳ ゴシック"/>
          <w:noProof/>
          <w:sz w:val="24"/>
          <w:szCs w:val="24"/>
          <w:u w:val="single"/>
        </w:rPr>
        <w:drawing>
          <wp:anchor distT="0" distB="0" distL="114300" distR="114300" simplePos="0" relativeHeight="251658262" behindDoc="1" locked="0" layoutInCell="1" allowOverlap="1" wp14:anchorId="67316325" wp14:editId="32A64421">
            <wp:simplePos x="0" y="0"/>
            <wp:positionH relativeFrom="margin">
              <wp:posOffset>1225550</wp:posOffset>
            </wp:positionH>
            <wp:positionV relativeFrom="paragraph">
              <wp:posOffset>301625</wp:posOffset>
            </wp:positionV>
            <wp:extent cx="1009650" cy="1691005"/>
            <wp:effectExtent l="0" t="0" r="0" b="4445"/>
            <wp:wrapTight wrapText="bothSides">
              <wp:wrapPolygon edited="0">
                <wp:start x="815" y="0"/>
                <wp:lineTo x="0" y="730"/>
                <wp:lineTo x="0" y="20683"/>
                <wp:lineTo x="815" y="21413"/>
                <wp:lineTo x="19155" y="21413"/>
                <wp:lineTo x="19562" y="21413"/>
                <wp:lineTo x="21192" y="19467"/>
                <wp:lineTo x="21192" y="2433"/>
                <wp:lineTo x="20377" y="973"/>
                <wp:lineTo x="19155" y="0"/>
                <wp:lineTo x="815" y="0"/>
              </wp:wrapPolygon>
            </wp:wrapTight>
            <wp:docPr id="46536964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69642" name="図 465369642"/>
                    <pic:cNvPicPr/>
                  </pic:nvPicPr>
                  <pic:blipFill rotWithShape="1">
                    <a:blip r:embed="rId17" cstate="print">
                      <a:extLst>
                        <a:ext uri="{28A0092B-C50C-407E-A947-70E740481C1C}">
                          <a14:useLocalDpi xmlns:a14="http://schemas.microsoft.com/office/drawing/2010/main" val="0"/>
                        </a:ext>
                      </a:extLst>
                    </a:blip>
                    <a:srcRect r="13760"/>
                    <a:stretch>
                      <a:fillRect/>
                    </a:stretch>
                  </pic:blipFill>
                  <pic:spPr bwMode="auto">
                    <a:xfrm>
                      <a:off x="0" y="0"/>
                      <a:ext cx="1009650" cy="1691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627">
        <w:rPr>
          <w:rFonts w:ascii="ＭＳ ゴシック" w:eastAsia="ＭＳ ゴシック" w:hAnsi="ＭＳ ゴシック"/>
          <w:noProof/>
          <w:sz w:val="24"/>
          <w:szCs w:val="24"/>
        </w:rPr>
        <w:drawing>
          <wp:anchor distT="0" distB="0" distL="114300" distR="114300" simplePos="0" relativeHeight="251658240" behindDoc="1" locked="0" layoutInCell="1" allowOverlap="1" wp14:anchorId="67116B5F" wp14:editId="1E55ACF8">
            <wp:simplePos x="0" y="0"/>
            <wp:positionH relativeFrom="column">
              <wp:posOffset>2449083</wp:posOffset>
            </wp:positionH>
            <wp:positionV relativeFrom="paragraph">
              <wp:posOffset>303506</wp:posOffset>
            </wp:positionV>
            <wp:extent cx="956310" cy="1691640"/>
            <wp:effectExtent l="0" t="0" r="0" b="3810"/>
            <wp:wrapTight wrapText="bothSides">
              <wp:wrapPolygon edited="0">
                <wp:start x="861" y="0"/>
                <wp:lineTo x="0" y="730"/>
                <wp:lineTo x="0" y="20676"/>
                <wp:lineTo x="861" y="21405"/>
                <wp:lineTo x="20223" y="21405"/>
                <wp:lineTo x="21084" y="20676"/>
                <wp:lineTo x="21084" y="730"/>
                <wp:lineTo x="20223" y="0"/>
                <wp:lineTo x="861" y="0"/>
              </wp:wrapPolygon>
            </wp:wrapTight>
            <wp:docPr id="1217300860"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0860" name="図 12173008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6310" cy="1691640"/>
                    </a:xfrm>
                    <a:prstGeom prst="rect">
                      <a:avLst/>
                    </a:prstGeom>
                  </pic:spPr>
                </pic:pic>
              </a:graphicData>
            </a:graphic>
          </wp:anchor>
        </w:drawing>
      </w:r>
      <w:r w:rsidR="009C77A2">
        <w:rPr>
          <w:rFonts w:ascii="ＭＳ ゴシック" w:eastAsia="ＭＳ ゴシック" w:hAnsi="ＭＳ ゴシック"/>
          <w:noProof/>
          <w:sz w:val="24"/>
          <w:szCs w:val="24"/>
          <w:u w:val="single"/>
        </w:rPr>
        <mc:AlternateContent>
          <mc:Choice Requires="wps">
            <w:drawing>
              <wp:anchor distT="0" distB="0" distL="114300" distR="114300" simplePos="0" relativeHeight="251658260" behindDoc="1" locked="0" layoutInCell="1" allowOverlap="1" wp14:anchorId="26783322" wp14:editId="2DC644C2">
                <wp:simplePos x="0" y="0"/>
                <wp:positionH relativeFrom="column">
                  <wp:posOffset>1532255</wp:posOffset>
                </wp:positionH>
                <wp:positionV relativeFrom="paragraph">
                  <wp:posOffset>2143760</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672354532"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A161000" id="直線矢印コネクタ 5" o:spid="_x0000_s1026" type="#_x0000_t32" style="position:absolute;margin-left:120.65pt;margin-top:168.8pt;width:22.65pt;height:0;rotation:90;z-index:-251658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" strokecolor="black [3200]" strokeweight="1.5pt">
                <v:stroke endarrow="block" joinstyle="miter"/>
                <w10:wrap type="tight"/>
              </v:shape>
            </w:pict>
          </mc:Fallback>
        </mc:AlternateContent>
      </w:r>
      <w:r w:rsidR="009C77A2">
        <w:rPr>
          <w:rFonts w:ascii="ＭＳ ゴシック" w:eastAsia="ＭＳ ゴシック" w:hAnsi="ＭＳ ゴシック"/>
          <w:noProof/>
          <w:color w:val="FF0000"/>
          <w:sz w:val="24"/>
          <w:szCs w:val="24"/>
        </w:rPr>
        <mc:AlternateContent>
          <mc:Choice Requires="wps">
            <w:drawing>
              <wp:anchor distT="0" distB="0" distL="114300" distR="114300" simplePos="0" relativeHeight="251658256" behindDoc="0" locked="0" layoutInCell="1" allowOverlap="1" wp14:anchorId="1F52C715" wp14:editId="3781DB4C">
                <wp:simplePos x="0" y="0"/>
                <wp:positionH relativeFrom="column">
                  <wp:posOffset>5046216</wp:posOffset>
                </wp:positionH>
                <wp:positionV relativeFrom="paragraph">
                  <wp:posOffset>57785</wp:posOffset>
                </wp:positionV>
                <wp:extent cx="921990" cy="276186"/>
                <wp:effectExtent l="0" t="0" r="0" b="0"/>
                <wp:wrapNone/>
                <wp:docPr id="1069512166" name="テキスト ボックス 6"/>
                <wp:cNvGraphicFramePr/>
                <a:graphic xmlns:a="http://schemas.openxmlformats.org/drawingml/2006/main">
                  <a:graphicData uri="http://schemas.microsoft.com/office/word/2010/wordprocessingShape">
                    <wps:wsp>
                      <wps:cNvSpPr txBox="1"/>
                      <wps:spPr>
                        <a:xfrm>
                          <a:off x="0" y="0"/>
                          <a:ext cx="921990" cy="276186"/>
                        </a:xfrm>
                        <a:prstGeom prst="rect">
                          <a:avLst/>
                        </a:prstGeom>
                        <a:noFill/>
                        <a:ln w="6350">
                          <a:noFill/>
                        </a:ln>
                      </wps:spPr>
                      <wps:txbx>
                        <w:txbxContent>
                          <w:p w14:paraId="375AD83B" w14:textId="77777777" w:rsidR="00DC5718" w:rsidRPr="00A46550" w:rsidRDefault="00DC5718" w:rsidP="00DC5718">
                            <w:pPr>
                              <w:rPr>
                                <w:rFonts w:ascii="BIZ UDPゴシック" w:eastAsia="BIZ UDPゴシック" w:hAnsi="BIZ UDPゴシック"/>
                              </w:rPr>
                            </w:pPr>
                            <w:r>
                              <w:rPr>
                                <w:rFonts w:ascii="BIZ UDPゴシック" w:eastAsia="BIZ UDPゴシック" w:hAnsi="BIZ UDPゴシック" w:hint="eastAsia"/>
                              </w:rPr>
                              <w:t>設定画面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2C715" id="_x0000_s1030" type="#_x0000_t202" style="position:absolute;left:0;text-align:left;margin-left:397.35pt;margin-top:4.55pt;width:72.6pt;height:21.7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" filled="f" stroked="f" strokeweight=".5pt">
                <v:textbox>
                  <w:txbxContent>
                    <w:p w14:paraId="375AD83B" w14:textId="77777777" w:rsidR="00DC5718" w:rsidRPr="00A46550" w:rsidRDefault="00DC5718" w:rsidP="00DC5718">
                      <w:pPr>
                        <w:rPr>
                          <w:rFonts w:ascii="BIZ UDPゴシック" w:eastAsia="BIZ UDPゴシック" w:hAnsi="BIZ UDPゴシック"/>
                        </w:rPr>
                      </w:pPr>
                      <w:r>
                        <w:rPr>
                          <w:rFonts w:ascii="BIZ UDPゴシック" w:eastAsia="BIZ UDPゴシック" w:hAnsi="BIZ UDPゴシック" w:hint="eastAsia"/>
                        </w:rPr>
                        <w:t>設定画面</w:t>
                      </w:r>
                    </w:p>
                  </w:txbxContent>
                </v:textbox>
              </v:shape>
            </w:pict>
          </mc:Fallback>
        </mc:AlternateContent>
      </w:r>
      <w:r w:rsidR="009C77A2">
        <w:rPr>
          <w:rFonts w:ascii="ＭＳ ゴシック" w:eastAsia="ＭＳ ゴシック" w:hAnsi="ＭＳ ゴシック"/>
          <w:noProof/>
          <w:sz w:val="24"/>
          <w:szCs w:val="24"/>
          <w:u w:val="single"/>
        </w:rPr>
        <w:drawing>
          <wp:anchor distT="0" distB="0" distL="114300" distR="114300" simplePos="0" relativeHeight="251658264" behindDoc="1" locked="0" layoutInCell="1" allowOverlap="1" wp14:anchorId="43095606" wp14:editId="6189E303">
            <wp:simplePos x="0" y="0"/>
            <wp:positionH relativeFrom="column">
              <wp:posOffset>4933848</wp:posOffset>
            </wp:positionH>
            <wp:positionV relativeFrom="paragraph">
              <wp:posOffset>301047</wp:posOffset>
            </wp:positionV>
            <wp:extent cx="956310" cy="1691640"/>
            <wp:effectExtent l="0" t="0" r="0" b="3810"/>
            <wp:wrapTight wrapText="bothSides">
              <wp:wrapPolygon edited="0">
                <wp:start x="861" y="0"/>
                <wp:lineTo x="0" y="486"/>
                <wp:lineTo x="0" y="20919"/>
                <wp:lineTo x="861" y="21405"/>
                <wp:lineTo x="20223" y="21405"/>
                <wp:lineTo x="21084" y="20919"/>
                <wp:lineTo x="21084" y="486"/>
                <wp:lineTo x="20223" y="0"/>
                <wp:lineTo x="861" y="0"/>
              </wp:wrapPolygon>
            </wp:wrapTight>
            <wp:docPr id="115449666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96665" name="図 11544966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6310" cy="1691640"/>
                    </a:xfrm>
                    <a:prstGeom prst="rect">
                      <a:avLst/>
                    </a:prstGeom>
                  </pic:spPr>
                </pic:pic>
              </a:graphicData>
            </a:graphic>
            <wp14:sizeRelH relativeFrom="margin">
              <wp14:pctWidth>0</wp14:pctWidth>
            </wp14:sizeRelH>
            <wp14:sizeRelV relativeFrom="margin">
              <wp14:pctHeight>0</wp14:pctHeight>
            </wp14:sizeRelV>
          </wp:anchor>
        </w:drawing>
      </w:r>
      <w:r w:rsidR="009C77A2">
        <w:rPr>
          <w:rFonts w:ascii="ＭＳ ゴシック" w:eastAsia="ＭＳ ゴシック" w:hAnsi="ＭＳ ゴシック"/>
          <w:noProof/>
          <w:sz w:val="24"/>
          <w:szCs w:val="24"/>
          <w:u w:val="single"/>
        </w:rPr>
        <w:drawing>
          <wp:anchor distT="0" distB="0" distL="114300" distR="114300" simplePos="0" relativeHeight="251658263" behindDoc="1" locked="0" layoutInCell="1" allowOverlap="1" wp14:anchorId="560E5E80" wp14:editId="6EE88580">
            <wp:simplePos x="0" y="0"/>
            <wp:positionH relativeFrom="margin">
              <wp:posOffset>40416</wp:posOffset>
            </wp:positionH>
            <wp:positionV relativeFrom="paragraph">
              <wp:posOffset>310817</wp:posOffset>
            </wp:positionV>
            <wp:extent cx="957199" cy="1692000"/>
            <wp:effectExtent l="0" t="0" r="0" b="3810"/>
            <wp:wrapTight wrapText="bothSides">
              <wp:wrapPolygon edited="0">
                <wp:start x="860" y="0"/>
                <wp:lineTo x="0" y="486"/>
                <wp:lineTo x="0" y="20919"/>
                <wp:lineTo x="860" y="21405"/>
                <wp:lineTo x="20210" y="21405"/>
                <wp:lineTo x="21070" y="20919"/>
                <wp:lineTo x="21070" y="486"/>
                <wp:lineTo x="20210" y="0"/>
                <wp:lineTo x="860" y="0"/>
              </wp:wrapPolygon>
            </wp:wrapTight>
            <wp:docPr id="92355771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57710" name="図 9235577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57199" cy="1692000"/>
                    </a:xfrm>
                    <a:prstGeom prst="rect">
                      <a:avLst/>
                    </a:prstGeom>
                  </pic:spPr>
                </pic:pic>
              </a:graphicData>
            </a:graphic>
            <wp14:sizeRelH relativeFrom="margin">
              <wp14:pctWidth>0</wp14:pctWidth>
            </wp14:sizeRelH>
            <wp14:sizeRelV relativeFrom="margin">
              <wp14:pctHeight>0</wp14:pctHeight>
            </wp14:sizeRelV>
          </wp:anchor>
        </w:drawing>
      </w:r>
      <w:r w:rsidR="009C77A2">
        <w:rPr>
          <w:rFonts w:ascii="ＭＳ ゴシック" w:eastAsia="ＭＳ ゴシック" w:hAnsi="ＭＳ ゴシック"/>
          <w:noProof/>
          <w:sz w:val="24"/>
          <w:szCs w:val="24"/>
          <w:u w:val="single"/>
        </w:rPr>
        <w:drawing>
          <wp:anchor distT="0" distB="0" distL="114300" distR="114300" simplePos="0" relativeHeight="251658261" behindDoc="1" locked="0" layoutInCell="1" allowOverlap="1" wp14:anchorId="3B6E5F10" wp14:editId="7461A618">
            <wp:simplePos x="0" y="0"/>
            <wp:positionH relativeFrom="column">
              <wp:posOffset>3707540</wp:posOffset>
            </wp:positionH>
            <wp:positionV relativeFrom="paragraph">
              <wp:posOffset>301628</wp:posOffset>
            </wp:positionV>
            <wp:extent cx="976751" cy="1692000"/>
            <wp:effectExtent l="0" t="0" r="0" b="3810"/>
            <wp:wrapTight wrapText="bothSides">
              <wp:wrapPolygon edited="0">
                <wp:start x="843" y="0"/>
                <wp:lineTo x="0" y="486"/>
                <wp:lineTo x="0" y="20919"/>
                <wp:lineTo x="843" y="21405"/>
                <wp:lineTo x="19802" y="21405"/>
                <wp:lineTo x="21066" y="20432"/>
                <wp:lineTo x="21066" y="973"/>
                <wp:lineTo x="19802" y="0"/>
                <wp:lineTo x="843" y="0"/>
              </wp:wrapPolygon>
            </wp:wrapTight>
            <wp:docPr id="31810420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4200" name="図 318104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6751" cy="1692000"/>
                    </a:xfrm>
                    <a:prstGeom prst="rect">
                      <a:avLst/>
                    </a:prstGeom>
                  </pic:spPr>
                </pic:pic>
              </a:graphicData>
            </a:graphic>
            <wp14:sizeRelH relativeFrom="margin">
              <wp14:pctWidth>0</wp14:pctWidth>
            </wp14:sizeRelH>
            <wp14:sizeRelV relativeFrom="margin">
              <wp14:pctHeight>0</wp14:pctHeight>
            </wp14:sizeRelV>
          </wp:anchor>
        </w:drawing>
      </w:r>
      <w:r w:rsidR="00973918">
        <w:rPr>
          <w:rFonts w:ascii="ＭＳ ゴシック" w:eastAsia="ＭＳ ゴシック" w:hAnsi="ＭＳ ゴシック"/>
          <w:noProof/>
          <w:color w:val="FF0000"/>
          <w:sz w:val="24"/>
          <w:szCs w:val="24"/>
        </w:rPr>
        <mc:AlternateContent>
          <mc:Choice Requires="wps">
            <w:drawing>
              <wp:anchor distT="0" distB="0" distL="114300" distR="114300" simplePos="0" relativeHeight="251658249" behindDoc="0" locked="0" layoutInCell="1" allowOverlap="1" wp14:anchorId="57AFAC17" wp14:editId="3E33085C">
                <wp:simplePos x="0" y="0"/>
                <wp:positionH relativeFrom="margin">
                  <wp:posOffset>101600</wp:posOffset>
                </wp:positionH>
                <wp:positionV relativeFrom="paragraph">
                  <wp:posOffset>36830</wp:posOffset>
                </wp:positionV>
                <wp:extent cx="1138335" cy="276186"/>
                <wp:effectExtent l="0" t="0" r="0" b="0"/>
                <wp:wrapNone/>
                <wp:docPr id="2089445910" name="テキスト ボックス 6"/>
                <wp:cNvGraphicFramePr/>
                <a:graphic xmlns:a="http://schemas.openxmlformats.org/drawingml/2006/main">
                  <a:graphicData uri="http://schemas.microsoft.com/office/word/2010/wordprocessingShape">
                    <wps:wsp>
                      <wps:cNvSpPr txBox="1"/>
                      <wps:spPr>
                        <a:xfrm>
                          <a:off x="0" y="0"/>
                          <a:ext cx="1138335" cy="276186"/>
                        </a:xfrm>
                        <a:prstGeom prst="rect">
                          <a:avLst/>
                        </a:prstGeom>
                        <a:noFill/>
                        <a:ln w="6350">
                          <a:noFill/>
                        </a:ln>
                      </wps:spPr>
                      <wps:txbx>
                        <w:txbxContent>
                          <w:p w14:paraId="7ECDCD48" w14:textId="77777777" w:rsidR="002559CD" w:rsidRPr="00A46550" w:rsidRDefault="00973918" w:rsidP="002559CD">
                            <w:pPr>
                              <w:rPr>
                                <w:rFonts w:ascii="BIZ UDPゴシック" w:eastAsia="BIZ UDPゴシック" w:hAnsi="BIZ UDPゴシック"/>
                              </w:rPr>
                            </w:pPr>
                            <w:r>
                              <w:rPr>
                                <w:rFonts w:ascii="BIZ UDPゴシック" w:eastAsia="BIZ UDPゴシック" w:hAnsi="BIZ UDPゴシック" w:hint="eastAsia"/>
                              </w:rPr>
                              <w:t>マップ</w:t>
                            </w:r>
                            <w:r w:rsidR="00D504F9">
                              <w:rPr>
                                <w:rFonts w:ascii="BIZ UDPゴシック" w:eastAsia="BIZ UDPゴシック" w:hAnsi="BIZ UDPゴシック" w:hint="eastAsia"/>
                              </w:rPr>
                              <w:t>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FAC17" id="_x0000_s1031" type="#_x0000_t202" style="position:absolute;left:0;text-align:left;margin-left:8pt;margin-top:2.9pt;width:89.65pt;height:21.7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MqGwIAADM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" filled="f" stroked="f" strokeweight=".5pt">
                <v:textbox>
                  <w:txbxContent>
                    <w:p w14:paraId="7ECDCD48" w14:textId="77777777" w:rsidR="002559CD" w:rsidRPr="00A46550" w:rsidRDefault="00973918" w:rsidP="002559CD">
                      <w:pPr>
                        <w:rPr>
                          <w:rFonts w:ascii="BIZ UDPゴシック" w:eastAsia="BIZ UDPゴシック" w:hAnsi="BIZ UDPゴシック"/>
                        </w:rPr>
                      </w:pPr>
                      <w:r>
                        <w:rPr>
                          <w:rFonts w:ascii="BIZ UDPゴシック" w:eastAsia="BIZ UDPゴシック" w:hAnsi="BIZ UDPゴシック" w:hint="eastAsia"/>
                        </w:rPr>
                        <w:t>マップ</w:t>
                      </w:r>
                      <w:r w:rsidR="00D504F9">
                        <w:rPr>
                          <w:rFonts w:ascii="BIZ UDPゴシック" w:eastAsia="BIZ UDPゴシック" w:hAnsi="BIZ UDPゴシック" w:hint="eastAsia"/>
                        </w:rPr>
                        <w:t>画面</w:t>
                      </w:r>
                    </w:p>
                  </w:txbxContent>
                </v:textbox>
                <w10:wrap anchorx="margin"/>
              </v:shape>
            </w:pict>
          </mc:Fallback>
        </mc:AlternateContent>
      </w:r>
      <w:r w:rsidR="00D504F9">
        <w:rPr>
          <w:rFonts w:ascii="ＭＳ ゴシック" w:eastAsia="ＭＳ ゴシック" w:hAnsi="ＭＳ ゴシック"/>
          <w:noProof/>
          <w:color w:val="FF0000"/>
          <w:sz w:val="24"/>
          <w:szCs w:val="24"/>
        </w:rPr>
        <mc:AlternateContent>
          <mc:Choice Requires="wps">
            <w:drawing>
              <wp:anchor distT="0" distB="0" distL="114300" distR="114300" simplePos="0" relativeHeight="251658254" behindDoc="0" locked="0" layoutInCell="1" allowOverlap="1" wp14:anchorId="69A8DB4B" wp14:editId="53EAE2CD">
                <wp:simplePos x="0" y="0"/>
                <wp:positionH relativeFrom="column">
                  <wp:posOffset>3606901</wp:posOffset>
                </wp:positionH>
                <wp:positionV relativeFrom="paragraph">
                  <wp:posOffset>32385</wp:posOffset>
                </wp:positionV>
                <wp:extent cx="1414914" cy="276186"/>
                <wp:effectExtent l="0" t="0" r="0" b="0"/>
                <wp:wrapNone/>
                <wp:docPr id="527530919" name="テキスト ボックス 6"/>
                <wp:cNvGraphicFramePr/>
                <a:graphic xmlns:a="http://schemas.openxmlformats.org/drawingml/2006/main">
                  <a:graphicData uri="http://schemas.microsoft.com/office/word/2010/wordprocessingShape">
                    <wps:wsp>
                      <wps:cNvSpPr txBox="1"/>
                      <wps:spPr>
                        <a:xfrm>
                          <a:off x="0" y="0"/>
                          <a:ext cx="1414914" cy="276186"/>
                        </a:xfrm>
                        <a:prstGeom prst="rect">
                          <a:avLst/>
                        </a:prstGeom>
                        <a:noFill/>
                        <a:ln w="6350">
                          <a:noFill/>
                        </a:ln>
                      </wps:spPr>
                      <wps:txbx>
                        <w:txbxContent>
                          <w:p w14:paraId="1CCD912D" w14:textId="4B2BDA96" w:rsidR="00D504F9" w:rsidRPr="00973918" w:rsidRDefault="00DC5718" w:rsidP="00D504F9">
                            <w:pPr>
                              <w:rPr>
                                <w:rFonts w:ascii="BIZ UDPゴシック" w:eastAsia="BIZ UDPゴシック" w:hAnsi="BIZ UDPゴシック"/>
                                <w:sz w:val="16"/>
                                <w:szCs w:val="18"/>
                              </w:rPr>
                            </w:pPr>
                            <w:r w:rsidRPr="00973918">
                              <w:rPr>
                                <w:rFonts w:ascii="BIZ UDPゴシック" w:eastAsia="BIZ UDPゴシック" w:hAnsi="BIZ UDPゴシック" w:hint="eastAsia"/>
                                <w:sz w:val="16"/>
                                <w:szCs w:val="18"/>
                              </w:rPr>
                              <w:t>物々交換SNS画面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8DB4B" id="_x0000_s1032" type="#_x0000_t202" style="position:absolute;left:0;text-align:left;margin-left:284pt;margin-top:2.55pt;width:111.4pt;height:21.7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" filled="f" stroked="f" strokeweight=".5pt">
                <v:textbox>
                  <w:txbxContent>
                    <w:p w14:paraId="1CCD912D" w14:textId="4B2BDA96" w:rsidR="00D504F9" w:rsidRPr="00973918" w:rsidRDefault="00DC5718" w:rsidP="00D504F9">
                      <w:pPr>
                        <w:rPr>
                          <w:rFonts w:ascii="BIZ UDPゴシック" w:eastAsia="BIZ UDPゴシック" w:hAnsi="BIZ UDPゴシック"/>
                          <w:sz w:val="16"/>
                          <w:szCs w:val="18"/>
                        </w:rPr>
                      </w:pPr>
                      <w:r w:rsidRPr="00973918">
                        <w:rPr>
                          <w:rFonts w:ascii="BIZ UDPゴシック" w:eastAsia="BIZ UDPゴシック" w:hAnsi="BIZ UDPゴシック" w:hint="eastAsia"/>
                          <w:sz w:val="16"/>
                          <w:szCs w:val="18"/>
                        </w:rPr>
                        <w:t>物々交換SNS画面</w:t>
                      </w:r>
                    </w:p>
                  </w:txbxContent>
                </v:textbox>
              </v:shape>
            </w:pict>
          </mc:Fallback>
        </mc:AlternateContent>
      </w:r>
      <w:r w:rsidR="00D504F9">
        <w:rPr>
          <w:rFonts w:ascii="ＭＳ ゴシック" w:eastAsia="ＭＳ ゴシック" w:hAnsi="ＭＳ ゴシック"/>
          <w:noProof/>
          <w:color w:val="FF0000"/>
          <w:sz w:val="24"/>
          <w:szCs w:val="24"/>
        </w:rPr>
        <mc:AlternateContent>
          <mc:Choice Requires="wps">
            <w:drawing>
              <wp:anchor distT="0" distB="0" distL="114300" distR="114300" simplePos="0" relativeHeight="251658250" behindDoc="0" locked="0" layoutInCell="1" allowOverlap="1" wp14:anchorId="5D6A096C" wp14:editId="201DC5E3">
                <wp:simplePos x="0" y="0"/>
                <wp:positionH relativeFrom="column">
                  <wp:posOffset>1029654</wp:posOffset>
                </wp:positionH>
                <wp:positionV relativeFrom="paragraph">
                  <wp:posOffset>30163</wp:posOffset>
                </wp:positionV>
                <wp:extent cx="1385570" cy="275590"/>
                <wp:effectExtent l="0" t="0" r="0" b="0"/>
                <wp:wrapNone/>
                <wp:docPr id="1706936544" name="テキスト ボックス 6"/>
                <wp:cNvGraphicFramePr/>
                <a:graphic xmlns:a="http://schemas.openxmlformats.org/drawingml/2006/main">
                  <a:graphicData uri="http://schemas.microsoft.com/office/word/2010/wordprocessingShape">
                    <wps:wsp>
                      <wps:cNvSpPr txBox="1"/>
                      <wps:spPr>
                        <a:xfrm>
                          <a:off x="0" y="0"/>
                          <a:ext cx="1385570" cy="275590"/>
                        </a:xfrm>
                        <a:prstGeom prst="rect">
                          <a:avLst/>
                        </a:prstGeom>
                        <a:noFill/>
                        <a:ln w="6350">
                          <a:noFill/>
                        </a:ln>
                      </wps:spPr>
                      <wps:txbx>
                        <w:txbxContent>
                          <w:p w14:paraId="14CC3B88" w14:textId="36CD390B" w:rsidR="002559CD" w:rsidRPr="00A46550" w:rsidRDefault="002559CD" w:rsidP="002559CD">
                            <w:pPr>
                              <w:rPr>
                                <w:rFonts w:ascii="BIZ UDPゴシック" w:eastAsia="BIZ UDPゴシック" w:hAnsi="BIZ UDPゴシック"/>
                              </w:rPr>
                            </w:pPr>
                            <w:r>
                              <w:rPr>
                                <w:rFonts w:ascii="BIZ UDPゴシック" w:eastAsia="BIZ UDPゴシック" w:hAnsi="BIZ UDPゴシック" w:hint="eastAsia"/>
                              </w:rPr>
                              <w:t>キャンプ飯</w:t>
                            </w:r>
                            <w:r w:rsidR="00D504F9">
                              <w:rPr>
                                <w:rFonts w:ascii="BIZ UDPゴシック" w:eastAsia="BIZ UDPゴシック" w:hAnsi="BIZ UDPゴシック" w:hint="eastAsia"/>
                              </w:rPr>
                              <w:t>紹介画面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A096C" id="_x0000_s1033" type="#_x0000_t202" style="position:absolute;left:0;text-align:left;margin-left:81.1pt;margin-top:2.4pt;width:109.1pt;height:21.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" filled="f" stroked="f" strokeweight=".5pt">
                <v:textbox>
                  <w:txbxContent>
                    <w:p w14:paraId="14CC3B88" w14:textId="36CD390B" w:rsidR="002559CD" w:rsidRPr="00A46550" w:rsidRDefault="002559CD" w:rsidP="002559CD">
                      <w:pPr>
                        <w:rPr>
                          <w:rFonts w:ascii="BIZ UDPゴシック" w:eastAsia="BIZ UDPゴシック" w:hAnsi="BIZ UDPゴシック"/>
                        </w:rPr>
                      </w:pPr>
                      <w:r>
                        <w:rPr>
                          <w:rFonts w:ascii="BIZ UDPゴシック" w:eastAsia="BIZ UDPゴシック" w:hAnsi="BIZ UDPゴシック" w:hint="eastAsia"/>
                        </w:rPr>
                        <w:t>キャンプ飯</w:t>
                      </w:r>
                      <w:r w:rsidR="00D504F9">
                        <w:rPr>
                          <w:rFonts w:ascii="BIZ UDPゴシック" w:eastAsia="BIZ UDPゴシック" w:hAnsi="BIZ UDPゴシック" w:hint="eastAsia"/>
                        </w:rPr>
                        <w:t>紹介画面</w:t>
                      </w:r>
                    </w:p>
                  </w:txbxContent>
                </v:textbox>
              </v:shape>
            </w:pict>
          </mc:Fallback>
        </mc:AlternateContent>
      </w:r>
      <w:r w:rsidR="007F4EC6">
        <w:rPr>
          <w:rFonts w:ascii="ＭＳ ゴシック" w:eastAsia="ＭＳ ゴシック" w:hAnsi="ＭＳ ゴシック"/>
          <w:noProof/>
          <w:color w:val="FF0000"/>
          <w:sz w:val="24"/>
          <w:szCs w:val="24"/>
        </w:rPr>
        <mc:AlternateContent>
          <mc:Choice Requires="wps">
            <w:drawing>
              <wp:anchor distT="0" distB="0" distL="114300" distR="114300" simplePos="0" relativeHeight="251658253" behindDoc="0" locked="0" layoutInCell="1" allowOverlap="1" wp14:anchorId="03AC9D61" wp14:editId="38DD7885">
                <wp:simplePos x="0" y="0"/>
                <wp:positionH relativeFrom="column">
                  <wp:posOffset>2452688</wp:posOffset>
                </wp:positionH>
                <wp:positionV relativeFrom="paragraph">
                  <wp:posOffset>33337</wp:posOffset>
                </wp:positionV>
                <wp:extent cx="1138335" cy="276186"/>
                <wp:effectExtent l="0" t="0" r="0" b="0"/>
                <wp:wrapNone/>
                <wp:docPr id="1475562436" name="テキスト ボックス 6"/>
                <wp:cNvGraphicFramePr/>
                <a:graphic xmlns:a="http://schemas.openxmlformats.org/drawingml/2006/main">
                  <a:graphicData uri="http://schemas.microsoft.com/office/word/2010/wordprocessingShape">
                    <wps:wsp>
                      <wps:cNvSpPr txBox="1"/>
                      <wps:spPr>
                        <a:xfrm>
                          <a:off x="0" y="0"/>
                          <a:ext cx="1138335" cy="276186"/>
                        </a:xfrm>
                        <a:prstGeom prst="rect">
                          <a:avLst/>
                        </a:prstGeom>
                        <a:noFill/>
                        <a:ln w="6350">
                          <a:noFill/>
                        </a:ln>
                      </wps:spPr>
                      <wps:txbx>
                        <w:txbxContent>
                          <w:p w14:paraId="16D244E9" w14:textId="310A7FB5" w:rsidR="007F4EC6" w:rsidRPr="00A46550" w:rsidRDefault="007F4EC6" w:rsidP="007F4EC6">
                            <w:pPr>
                              <w:rPr>
                                <w:rFonts w:ascii="BIZ UDPゴシック" w:eastAsia="BIZ UDPゴシック" w:hAnsi="BIZ UDPゴシック"/>
                              </w:rPr>
                            </w:pPr>
                            <w:r>
                              <w:rPr>
                                <w:rFonts w:ascii="BIZ UDPゴシック" w:eastAsia="BIZ UDPゴシック" w:hAnsi="BIZ UDPゴシック" w:hint="eastAsia"/>
                              </w:rPr>
                              <w:t>はまとら</w:t>
                            </w:r>
                            <w:r w:rsidR="00D504F9">
                              <w:rPr>
                                <w:rFonts w:ascii="BIZ UDPゴシック" w:eastAsia="BIZ UDPゴシック" w:hAnsi="BIZ UDPゴシック" w:hint="eastAsia"/>
                              </w:rPr>
                              <w:t>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9D61" id="_x0000_s1034" type="#_x0000_t202" style="position:absolute;left:0;text-align:left;margin-left:193.15pt;margin-top:2.6pt;width:89.65pt;height:21.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hgAGwIAADM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" filled="f" stroked="f" strokeweight=".5pt">
                <v:textbox>
                  <w:txbxContent>
                    <w:p w14:paraId="16D244E9" w14:textId="310A7FB5" w:rsidR="007F4EC6" w:rsidRPr="00A46550" w:rsidRDefault="007F4EC6" w:rsidP="007F4EC6">
                      <w:pPr>
                        <w:rPr>
                          <w:rFonts w:ascii="BIZ UDPゴシック" w:eastAsia="BIZ UDPゴシック" w:hAnsi="BIZ UDPゴシック"/>
                        </w:rPr>
                      </w:pPr>
                      <w:r>
                        <w:rPr>
                          <w:rFonts w:ascii="BIZ UDPゴシック" w:eastAsia="BIZ UDPゴシック" w:hAnsi="BIZ UDPゴシック" w:hint="eastAsia"/>
                        </w:rPr>
                        <w:t>はまとら</w:t>
                      </w:r>
                      <w:r w:rsidR="00D504F9">
                        <w:rPr>
                          <w:rFonts w:ascii="BIZ UDPゴシック" w:eastAsia="BIZ UDPゴシック" w:hAnsi="BIZ UDPゴシック" w:hint="eastAsia"/>
                        </w:rPr>
                        <w:t>画面</w:t>
                      </w:r>
                    </w:p>
                  </w:txbxContent>
                </v:textbox>
              </v:shape>
            </w:pict>
          </mc:Fallback>
        </mc:AlternateContent>
      </w:r>
      <w:r w:rsidR="002559CD">
        <w:rPr>
          <w:rFonts w:ascii="ＭＳ ゴシック" w:eastAsia="ＭＳ ゴシック" w:hAnsi="ＭＳ ゴシック" w:hint="eastAsia"/>
          <w:szCs w:val="21"/>
        </w:rPr>
        <w:t xml:space="preserve">        </w:t>
      </w:r>
    </w:p>
    <w:p w14:paraId="134951A1" w14:textId="5B1DAA56" w:rsidR="00E72479" w:rsidRDefault="002443C4" w:rsidP="00AB1874">
      <w:pPr>
        <w:rPr>
          <w:rFonts w:ascii="ＭＳ ゴシック" w:eastAsia="ＭＳ ゴシック" w:hAnsi="ＭＳ ゴシック"/>
          <w:sz w:val="24"/>
          <w:szCs w:val="24"/>
          <w:u w:val="single"/>
        </w:rPr>
      </w:pPr>
      <w:r>
        <w:rPr>
          <w:rFonts w:ascii="ＭＳ ゴシック" w:eastAsia="ＭＳ ゴシック" w:hAnsi="ＭＳ ゴシック"/>
          <w:noProof/>
          <w:color w:val="FF0000"/>
          <w:sz w:val="24"/>
          <w:szCs w:val="24"/>
        </w:rPr>
        <mc:AlternateContent>
          <mc:Choice Requires="wps">
            <w:drawing>
              <wp:anchor distT="0" distB="0" distL="114300" distR="114300" simplePos="0" relativeHeight="251658270" behindDoc="0" locked="0" layoutInCell="1" allowOverlap="1" wp14:anchorId="33A060BF" wp14:editId="66C8709E">
                <wp:simplePos x="0" y="0"/>
                <wp:positionH relativeFrom="column">
                  <wp:posOffset>3603133</wp:posOffset>
                </wp:positionH>
                <wp:positionV relativeFrom="paragraph">
                  <wp:posOffset>2020713</wp:posOffset>
                </wp:positionV>
                <wp:extent cx="1385570" cy="275590"/>
                <wp:effectExtent l="0" t="0" r="0" b="0"/>
                <wp:wrapNone/>
                <wp:docPr id="1788376421" name="テキスト ボックス 6"/>
                <wp:cNvGraphicFramePr/>
                <a:graphic xmlns:a="http://schemas.openxmlformats.org/drawingml/2006/main">
                  <a:graphicData uri="http://schemas.microsoft.com/office/word/2010/wordprocessingShape">
                    <wps:wsp>
                      <wps:cNvSpPr txBox="1"/>
                      <wps:spPr>
                        <a:xfrm>
                          <a:off x="0" y="0"/>
                          <a:ext cx="1385570" cy="275590"/>
                        </a:xfrm>
                        <a:prstGeom prst="rect">
                          <a:avLst/>
                        </a:prstGeom>
                        <a:noFill/>
                        <a:ln w="6350">
                          <a:noFill/>
                        </a:ln>
                      </wps:spPr>
                      <wps:txbx>
                        <w:txbxContent>
                          <w:p w14:paraId="430B808B" w14:textId="75F040D2" w:rsidR="002443C4" w:rsidRPr="00A46550" w:rsidRDefault="002443C4" w:rsidP="002443C4">
                            <w:pPr>
                              <w:ind w:firstLineChars="150" w:firstLine="315"/>
                              <w:rPr>
                                <w:rFonts w:ascii="BIZ UDPゴシック" w:eastAsia="BIZ UDPゴシック" w:hAnsi="BIZ UDPゴシック"/>
                              </w:rPr>
                            </w:pPr>
                            <w:r>
                              <w:rPr>
                                <w:rFonts w:ascii="BIZ UDPゴシック" w:eastAsia="BIZ UDPゴシック" w:hAnsi="BIZ UDPゴシック" w:hint="eastAsia"/>
                              </w:rPr>
                              <w:t>投稿画面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060BF" id="_x0000_s1035" type="#_x0000_t202" style="position:absolute;left:0;text-align:left;margin-left:283.7pt;margin-top:159.1pt;width:109.1pt;height:21.7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" filled="f" stroked="f" strokeweight=".5pt">
                <v:textbox>
                  <w:txbxContent>
                    <w:p w14:paraId="430B808B" w14:textId="75F040D2" w:rsidR="002443C4" w:rsidRPr="00A46550" w:rsidRDefault="002443C4" w:rsidP="002443C4">
                      <w:pPr>
                        <w:ind w:firstLineChars="150" w:firstLine="315"/>
                        <w:rPr>
                          <w:rFonts w:ascii="BIZ UDPゴシック" w:eastAsia="BIZ UDPゴシック" w:hAnsi="BIZ UDPゴシック"/>
                        </w:rPr>
                      </w:pPr>
                      <w:r>
                        <w:rPr>
                          <w:rFonts w:ascii="BIZ UDPゴシック" w:eastAsia="BIZ UDPゴシック" w:hAnsi="BIZ UDPゴシック" w:hint="eastAsia"/>
                        </w:rPr>
                        <w:t>投稿画面</w:t>
                      </w:r>
                    </w:p>
                  </w:txbxContent>
                </v:textbox>
              </v:shape>
            </w:pict>
          </mc:Fallback>
        </mc:AlternateContent>
      </w:r>
      <w:r>
        <w:rPr>
          <w:rFonts w:ascii="ＭＳ ゴシック" w:eastAsia="ＭＳ ゴシック" w:hAnsi="ＭＳ ゴシック"/>
          <w:noProof/>
          <w:sz w:val="24"/>
          <w:szCs w:val="24"/>
          <w:u w:val="single"/>
        </w:rPr>
        <mc:AlternateContent>
          <mc:Choice Requires="wps">
            <w:drawing>
              <wp:anchor distT="0" distB="0" distL="114300" distR="114300" simplePos="0" relativeHeight="251658269" behindDoc="1" locked="0" layoutInCell="1" allowOverlap="1" wp14:anchorId="58134768" wp14:editId="57AAF983">
                <wp:simplePos x="0" y="0"/>
                <wp:positionH relativeFrom="column">
                  <wp:posOffset>4020820</wp:posOffset>
                </wp:positionH>
                <wp:positionV relativeFrom="paragraph">
                  <wp:posOffset>1918970</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2031346846"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A3E9823" id="直線矢印コネクタ 5" o:spid="_x0000_s1026" type="#_x0000_t32" style="position:absolute;margin-left:316.6pt;margin-top:151.1pt;width:22.65pt;height:0;rotation:90;z-index:-2516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" strokecolor="black [3200]" strokeweight="1.5pt">
                <v:stroke endarrow="block" joinstyle="miter"/>
                <w10:wrap type="tight"/>
              </v:shape>
            </w:pict>
          </mc:Fallback>
        </mc:AlternateContent>
      </w:r>
      <w:r w:rsidR="009C77A2">
        <w:rPr>
          <w:rFonts w:ascii="ＭＳ ゴシック" w:eastAsia="ＭＳ ゴシック" w:hAnsi="ＭＳ ゴシック"/>
          <w:noProof/>
          <w:color w:val="FF0000"/>
          <w:sz w:val="24"/>
          <w:szCs w:val="24"/>
        </w:rPr>
        <mc:AlternateContent>
          <mc:Choice Requires="wps">
            <w:drawing>
              <wp:anchor distT="0" distB="0" distL="114300" distR="114300" simplePos="0" relativeHeight="251658267" behindDoc="0" locked="0" layoutInCell="1" allowOverlap="1" wp14:anchorId="3C503CFB" wp14:editId="12D94223">
                <wp:simplePos x="0" y="0"/>
                <wp:positionH relativeFrom="column">
                  <wp:posOffset>2414955</wp:posOffset>
                </wp:positionH>
                <wp:positionV relativeFrom="paragraph">
                  <wp:posOffset>2032236</wp:posOffset>
                </wp:positionV>
                <wp:extent cx="1385570" cy="275590"/>
                <wp:effectExtent l="0" t="0" r="0" b="0"/>
                <wp:wrapNone/>
                <wp:docPr id="327636299" name="テキスト ボックス 6"/>
                <wp:cNvGraphicFramePr/>
                <a:graphic xmlns:a="http://schemas.openxmlformats.org/drawingml/2006/main">
                  <a:graphicData uri="http://schemas.microsoft.com/office/word/2010/wordprocessingShape">
                    <wps:wsp>
                      <wps:cNvSpPr txBox="1"/>
                      <wps:spPr>
                        <a:xfrm>
                          <a:off x="0" y="0"/>
                          <a:ext cx="1385570" cy="275590"/>
                        </a:xfrm>
                        <a:prstGeom prst="rect">
                          <a:avLst/>
                        </a:prstGeom>
                        <a:noFill/>
                        <a:ln w="6350">
                          <a:noFill/>
                        </a:ln>
                      </wps:spPr>
                      <wps:txbx>
                        <w:txbxContent>
                          <w:p w14:paraId="21401140" w14:textId="1EAF0B6D" w:rsidR="009C77A2" w:rsidRPr="00A46550" w:rsidRDefault="002443C4" w:rsidP="009C77A2">
                            <w:pPr>
                              <w:rPr>
                                <w:rFonts w:ascii="BIZ UDPゴシック" w:eastAsia="BIZ UDPゴシック" w:hAnsi="BIZ UDPゴシック"/>
                              </w:rPr>
                            </w:pPr>
                            <w:r>
                              <w:rPr>
                                <w:rFonts w:ascii="BIZ UDPゴシック" w:eastAsia="BIZ UDPゴシック" w:hAnsi="BIZ UDPゴシック" w:hint="eastAsia"/>
                              </w:rPr>
                              <w:t>質問回答（例）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03CFB" id="_x0000_s1036" type="#_x0000_t202" style="position:absolute;left:0;text-align:left;margin-left:190.15pt;margin-top:160pt;width:109.1pt;height:21.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" filled="f" stroked="f" strokeweight=".5pt">
                <v:textbox>
                  <w:txbxContent>
                    <w:p w14:paraId="21401140" w14:textId="1EAF0B6D" w:rsidR="009C77A2" w:rsidRPr="00A46550" w:rsidRDefault="002443C4" w:rsidP="009C77A2">
                      <w:pPr>
                        <w:rPr>
                          <w:rFonts w:ascii="BIZ UDPゴシック" w:eastAsia="BIZ UDPゴシック" w:hAnsi="BIZ UDPゴシック"/>
                        </w:rPr>
                      </w:pPr>
                      <w:r>
                        <w:rPr>
                          <w:rFonts w:ascii="BIZ UDPゴシック" w:eastAsia="BIZ UDPゴシック" w:hAnsi="BIZ UDPゴシック" w:hint="eastAsia"/>
                        </w:rPr>
                        <w:t>質問回答（例）</w:t>
                      </w:r>
                    </w:p>
                  </w:txbxContent>
                </v:textbox>
              </v:shape>
            </w:pict>
          </mc:Fallback>
        </mc:AlternateContent>
      </w:r>
      <w:r w:rsidR="009C77A2">
        <w:rPr>
          <w:rFonts w:ascii="ＭＳ ゴシック" w:eastAsia="ＭＳ ゴシック" w:hAnsi="ＭＳ ゴシック"/>
          <w:noProof/>
          <w:sz w:val="24"/>
          <w:szCs w:val="24"/>
          <w:u w:val="single"/>
        </w:rPr>
        <mc:AlternateContent>
          <mc:Choice Requires="wps">
            <w:drawing>
              <wp:anchor distT="0" distB="0" distL="114300" distR="114300" simplePos="0" relativeHeight="251658266" behindDoc="1" locked="0" layoutInCell="1" allowOverlap="1" wp14:anchorId="25C58631" wp14:editId="6D39B155">
                <wp:simplePos x="0" y="0"/>
                <wp:positionH relativeFrom="column">
                  <wp:posOffset>2748280</wp:posOffset>
                </wp:positionH>
                <wp:positionV relativeFrom="paragraph">
                  <wp:posOffset>1926590</wp:posOffset>
                </wp:positionV>
                <wp:extent cx="287655" cy="0"/>
                <wp:effectExtent l="29528" t="8572" r="103822" b="46673"/>
                <wp:wrapTight wrapText="bothSides">
                  <wp:wrapPolygon edited="0">
                    <wp:start x="-644" y="-1"/>
                    <wp:lineTo x="23674" y="-1"/>
                    <wp:lineTo x="23674" y="-1"/>
                    <wp:lineTo x="10800" y="-1"/>
                    <wp:lineTo x="-644" y="-1"/>
                    <wp:lineTo x="-644" y="-1"/>
                  </wp:wrapPolygon>
                </wp:wrapTight>
                <wp:docPr id="103452915" name="直線矢印コネクタ 5"/>
                <wp:cNvGraphicFramePr/>
                <a:graphic xmlns:a="http://schemas.openxmlformats.org/drawingml/2006/main">
                  <a:graphicData uri="http://schemas.microsoft.com/office/word/2010/wordprocessingShape">
                    <wps:wsp>
                      <wps:cNvCnPr/>
                      <wps:spPr>
                        <a:xfrm rot="5400000">
                          <a:off x="0" y="0"/>
                          <a:ext cx="28765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2B83A57" id="直線矢印コネクタ 5" o:spid="_x0000_s1026" type="#_x0000_t32" style="position:absolute;margin-left:216.4pt;margin-top:151.7pt;width:22.65pt;height:0;rotation:90;z-index:-2516582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" strokecolor="black [3200]" strokeweight="1.5pt">
                <v:stroke endarrow="block" joinstyle="miter"/>
                <w10:wrap type="tight"/>
              </v:shape>
            </w:pict>
          </mc:Fallback>
        </mc:AlternateContent>
      </w:r>
      <w:r w:rsidR="009C77A2">
        <w:rPr>
          <w:rFonts w:ascii="ＭＳ ゴシック" w:eastAsia="ＭＳ ゴシック" w:hAnsi="ＭＳ ゴシック"/>
          <w:noProof/>
          <w:color w:val="FF0000"/>
          <w:sz w:val="24"/>
          <w:szCs w:val="24"/>
        </w:rPr>
        <mc:AlternateContent>
          <mc:Choice Requires="wps">
            <w:drawing>
              <wp:anchor distT="0" distB="0" distL="114300" distR="114300" simplePos="0" relativeHeight="251658265" behindDoc="0" locked="0" layoutInCell="1" allowOverlap="1" wp14:anchorId="52C76756" wp14:editId="7606C8F2">
                <wp:simplePos x="0" y="0"/>
                <wp:positionH relativeFrom="column">
                  <wp:posOffset>1155031</wp:posOffset>
                </wp:positionH>
                <wp:positionV relativeFrom="paragraph">
                  <wp:posOffset>2019852</wp:posOffset>
                </wp:positionV>
                <wp:extent cx="1385570" cy="275590"/>
                <wp:effectExtent l="0" t="0" r="0" b="0"/>
                <wp:wrapNone/>
                <wp:docPr id="1266603375" name="テキスト ボックス 6"/>
                <wp:cNvGraphicFramePr/>
                <a:graphic xmlns:a="http://schemas.openxmlformats.org/drawingml/2006/main">
                  <a:graphicData uri="http://schemas.microsoft.com/office/word/2010/wordprocessingShape">
                    <wps:wsp>
                      <wps:cNvSpPr txBox="1"/>
                      <wps:spPr>
                        <a:xfrm>
                          <a:off x="0" y="0"/>
                          <a:ext cx="1385570" cy="275590"/>
                        </a:xfrm>
                        <a:prstGeom prst="rect">
                          <a:avLst/>
                        </a:prstGeom>
                        <a:noFill/>
                        <a:ln w="6350">
                          <a:noFill/>
                        </a:ln>
                      </wps:spPr>
                      <wps:txbx>
                        <w:txbxContent>
                          <w:p w14:paraId="64DF2F83" w14:textId="6C347A76" w:rsidR="009C77A2" w:rsidRPr="00A46550" w:rsidRDefault="009C77A2" w:rsidP="009C77A2">
                            <w:pPr>
                              <w:rPr>
                                <w:rFonts w:ascii="BIZ UDPゴシック" w:eastAsia="BIZ UDPゴシック" w:hAnsi="BIZ UDPゴシック"/>
                              </w:rPr>
                            </w:pPr>
                            <w:r>
                              <w:rPr>
                                <w:rFonts w:ascii="BIZ UDPゴシック" w:eastAsia="BIZ UDPゴシック" w:hAnsi="BIZ UDPゴシック" w:hint="eastAsia"/>
                              </w:rPr>
                              <w:t>レシピ投稿画面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76756" id="_x0000_s1037" type="#_x0000_t202" style="position:absolute;left:0;text-align:left;margin-left:90.95pt;margin-top:159.05pt;width:109.1pt;height:21.7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" filled="f" stroked="f" strokeweight=".5pt">
                <v:textbox>
                  <w:txbxContent>
                    <w:p w14:paraId="64DF2F83" w14:textId="6C347A76" w:rsidR="009C77A2" w:rsidRPr="00A46550" w:rsidRDefault="009C77A2" w:rsidP="009C77A2">
                      <w:pPr>
                        <w:rPr>
                          <w:rFonts w:ascii="BIZ UDPゴシック" w:eastAsia="BIZ UDPゴシック" w:hAnsi="BIZ UDPゴシック"/>
                        </w:rPr>
                      </w:pPr>
                      <w:r>
                        <w:rPr>
                          <w:rFonts w:ascii="BIZ UDPゴシック" w:eastAsia="BIZ UDPゴシック" w:hAnsi="BIZ UDPゴシック" w:hint="eastAsia"/>
                        </w:rPr>
                        <w:t>レシピ投稿画面</w:t>
                      </w:r>
                    </w:p>
                  </w:txbxContent>
                </v:textbox>
              </v:shape>
            </w:pict>
          </mc:Fallback>
        </mc:AlternateContent>
      </w:r>
    </w:p>
    <w:p w14:paraId="275AA72F" w14:textId="5A6CA16B" w:rsidR="00B4256E" w:rsidRDefault="004C3E98" w:rsidP="00AB1874">
      <w:pPr>
        <w:rPr>
          <w:rFonts w:ascii="ＭＳ ゴシック" w:eastAsia="ＭＳ ゴシック" w:hAnsi="ＭＳ ゴシック"/>
          <w:sz w:val="24"/>
          <w:szCs w:val="24"/>
          <w:u w:val="single"/>
        </w:rPr>
      </w:pPr>
      <w:r>
        <w:rPr>
          <w:rFonts w:ascii="ＭＳ ゴシック" w:eastAsia="ＭＳ ゴシック" w:hAnsi="ＭＳ ゴシック"/>
          <w:noProof/>
          <w:sz w:val="24"/>
          <w:szCs w:val="24"/>
          <w:u w:val="single"/>
        </w:rPr>
        <w:drawing>
          <wp:anchor distT="0" distB="0" distL="114300" distR="114300" simplePos="0" relativeHeight="251658273" behindDoc="1" locked="0" layoutInCell="1" allowOverlap="1" wp14:anchorId="14943615" wp14:editId="1C6B6A62">
            <wp:simplePos x="0" y="0"/>
            <wp:positionH relativeFrom="column">
              <wp:posOffset>1256689</wp:posOffset>
            </wp:positionH>
            <wp:positionV relativeFrom="paragraph">
              <wp:posOffset>155647</wp:posOffset>
            </wp:positionV>
            <wp:extent cx="956310" cy="1691640"/>
            <wp:effectExtent l="0" t="0" r="0" b="3810"/>
            <wp:wrapTight wrapText="bothSides">
              <wp:wrapPolygon edited="0">
                <wp:start x="861" y="0"/>
                <wp:lineTo x="0" y="730"/>
                <wp:lineTo x="0" y="20676"/>
                <wp:lineTo x="861" y="21405"/>
                <wp:lineTo x="20223" y="21405"/>
                <wp:lineTo x="21084" y="20676"/>
                <wp:lineTo x="21084" y="730"/>
                <wp:lineTo x="20223" y="0"/>
                <wp:lineTo x="861" y="0"/>
              </wp:wrapPolygon>
            </wp:wrapTight>
            <wp:docPr id="1448693179"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3179" name="図 1448693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56310" cy="1691640"/>
                    </a:xfrm>
                    <a:prstGeom prst="rect">
                      <a:avLst/>
                    </a:prstGeom>
                  </pic:spPr>
                </pic:pic>
              </a:graphicData>
            </a:graphic>
          </wp:anchor>
        </w:drawing>
      </w:r>
      <w:r w:rsidR="001F294A">
        <w:rPr>
          <w:rFonts w:ascii="ＭＳ ゴシック" w:eastAsia="ＭＳ ゴシック" w:hAnsi="ＭＳ ゴシック"/>
          <w:noProof/>
          <w:sz w:val="24"/>
          <w:szCs w:val="24"/>
          <w:u w:val="single"/>
        </w:rPr>
        <mc:AlternateContent>
          <mc:Choice Requires="wps">
            <w:drawing>
              <wp:anchor distT="0" distB="0" distL="114300" distR="114300" simplePos="0" relativeHeight="251658272" behindDoc="0" locked="0" layoutInCell="1" allowOverlap="1" wp14:anchorId="0ABBBFC9" wp14:editId="2EC2DC13">
                <wp:simplePos x="0" y="0"/>
                <wp:positionH relativeFrom="column">
                  <wp:posOffset>4803559</wp:posOffset>
                </wp:positionH>
                <wp:positionV relativeFrom="paragraph">
                  <wp:posOffset>152694</wp:posOffset>
                </wp:positionV>
                <wp:extent cx="1032095" cy="1702052"/>
                <wp:effectExtent l="0" t="0" r="0" b="0"/>
                <wp:wrapNone/>
                <wp:docPr id="1431845284" name="テキスト ボックス 11"/>
                <wp:cNvGraphicFramePr/>
                <a:graphic xmlns:a="http://schemas.openxmlformats.org/drawingml/2006/main">
                  <a:graphicData uri="http://schemas.microsoft.com/office/word/2010/wordprocessingShape">
                    <wps:wsp>
                      <wps:cNvSpPr txBox="1"/>
                      <wps:spPr>
                        <a:xfrm>
                          <a:off x="0" y="0"/>
                          <a:ext cx="1032095" cy="1702052"/>
                        </a:xfrm>
                        <a:prstGeom prst="rect">
                          <a:avLst/>
                        </a:prstGeom>
                        <a:solidFill>
                          <a:schemeClr val="lt1"/>
                        </a:solidFill>
                        <a:ln w="6350">
                          <a:noFill/>
                        </a:ln>
                      </wps:spPr>
                      <wps:txbx>
                        <w:txbxContent>
                          <w:p w14:paraId="50DE4ACA" w14:textId="310EF39D" w:rsidR="00783503" w:rsidRDefault="00783503">
                            <w:r>
                              <w:rPr>
                                <w:rFonts w:hint="eastAsia"/>
                              </w:rPr>
                              <w:t>※画面下部の選択バーにて、</w:t>
                            </w:r>
                            <w:r w:rsidR="00480CBF">
                              <w:rPr>
                                <w:rFonts w:hint="eastAsia"/>
                              </w:rPr>
                              <w:t>それぞれの画面へと遷移することができます。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BBFC9" id="テキスト ボックス 11" o:spid="_x0000_s1038" type="#_x0000_t202" style="position:absolute;left:0;text-align:left;margin-left:378.25pt;margin-top:12pt;width:81.25pt;height:134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" fillcolor="white [3201]" stroked="f" strokeweight=".5pt">
                <v:textbox>
                  <w:txbxContent>
                    <w:p w14:paraId="50DE4ACA" w14:textId="310EF39D" w:rsidR="00783503" w:rsidRDefault="00783503">
                      <w:r>
                        <w:rPr>
                          <w:rFonts w:hint="eastAsia"/>
                        </w:rPr>
                        <w:t>※画面下部の選択バーにて、</w:t>
                      </w:r>
                      <w:r w:rsidR="00480CBF">
                        <w:rPr>
                          <w:rFonts w:hint="eastAsia"/>
                        </w:rPr>
                        <w:t>それぞれの画面へと遷移することができます。</w:t>
                      </w:r>
                    </w:p>
                  </w:txbxContent>
                </v:textbox>
              </v:shape>
            </w:pict>
          </mc:Fallback>
        </mc:AlternateContent>
      </w:r>
      <w:r w:rsidR="001F1DBD">
        <w:rPr>
          <w:rFonts w:ascii="ＭＳ ゴシック" w:eastAsia="ＭＳ ゴシック" w:hAnsi="ＭＳ ゴシック"/>
          <w:noProof/>
          <w:sz w:val="24"/>
          <w:szCs w:val="24"/>
          <w:u w:val="single"/>
        </w:rPr>
        <w:drawing>
          <wp:anchor distT="0" distB="0" distL="114300" distR="114300" simplePos="0" relativeHeight="251658271" behindDoc="1" locked="0" layoutInCell="1" allowOverlap="1" wp14:anchorId="2A1CC079" wp14:editId="1D462995">
            <wp:simplePos x="0" y="0"/>
            <wp:positionH relativeFrom="column">
              <wp:posOffset>3725979</wp:posOffset>
            </wp:positionH>
            <wp:positionV relativeFrom="paragraph">
              <wp:posOffset>157814</wp:posOffset>
            </wp:positionV>
            <wp:extent cx="956699" cy="1692000"/>
            <wp:effectExtent l="0" t="0" r="0" b="3810"/>
            <wp:wrapTight wrapText="bothSides">
              <wp:wrapPolygon edited="0">
                <wp:start x="861" y="0"/>
                <wp:lineTo x="0" y="730"/>
                <wp:lineTo x="0" y="20676"/>
                <wp:lineTo x="861" y="21405"/>
                <wp:lineTo x="20223" y="21405"/>
                <wp:lineTo x="21084" y="20676"/>
                <wp:lineTo x="21084" y="730"/>
                <wp:lineTo x="20223" y="0"/>
                <wp:lineTo x="861" y="0"/>
              </wp:wrapPolygon>
            </wp:wrapTight>
            <wp:docPr id="2043393852"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93852" name="図 20433938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56699" cy="1692000"/>
                    </a:xfrm>
                    <a:prstGeom prst="rect">
                      <a:avLst/>
                    </a:prstGeom>
                  </pic:spPr>
                </pic:pic>
              </a:graphicData>
            </a:graphic>
          </wp:anchor>
        </w:drawing>
      </w:r>
      <w:r w:rsidR="002443C4">
        <w:rPr>
          <w:rFonts w:ascii="ＭＳ ゴシック" w:eastAsia="ＭＳ ゴシック" w:hAnsi="ＭＳ ゴシック"/>
          <w:noProof/>
          <w:sz w:val="24"/>
          <w:szCs w:val="24"/>
          <w:u w:val="single"/>
        </w:rPr>
        <w:drawing>
          <wp:anchor distT="0" distB="0" distL="114300" distR="114300" simplePos="0" relativeHeight="251658268" behindDoc="1" locked="0" layoutInCell="1" allowOverlap="1" wp14:anchorId="39A0D81D" wp14:editId="1CF3BBA4">
            <wp:simplePos x="0" y="0"/>
            <wp:positionH relativeFrom="column">
              <wp:posOffset>2432949</wp:posOffset>
            </wp:positionH>
            <wp:positionV relativeFrom="paragraph">
              <wp:posOffset>145926</wp:posOffset>
            </wp:positionV>
            <wp:extent cx="956699" cy="1692000"/>
            <wp:effectExtent l="0" t="0" r="0" b="3810"/>
            <wp:wrapTight wrapText="bothSides">
              <wp:wrapPolygon edited="0">
                <wp:start x="861" y="0"/>
                <wp:lineTo x="0" y="730"/>
                <wp:lineTo x="0" y="20676"/>
                <wp:lineTo x="861" y="21405"/>
                <wp:lineTo x="20223" y="21405"/>
                <wp:lineTo x="21084" y="20676"/>
                <wp:lineTo x="21084" y="730"/>
                <wp:lineTo x="20223" y="0"/>
                <wp:lineTo x="861" y="0"/>
              </wp:wrapPolygon>
            </wp:wrapTight>
            <wp:docPr id="798912935"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2935" name="図 7989129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56699" cy="1692000"/>
                    </a:xfrm>
                    <a:prstGeom prst="rect">
                      <a:avLst/>
                    </a:prstGeom>
                  </pic:spPr>
                </pic:pic>
              </a:graphicData>
            </a:graphic>
          </wp:anchor>
        </w:drawing>
      </w:r>
    </w:p>
    <w:p w14:paraId="2A7FF751" w14:textId="04CABB38" w:rsidR="00B4256E" w:rsidRDefault="00B4256E" w:rsidP="00AB1874">
      <w:pPr>
        <w:rPr>
          <w:rFonts w:ascii="ＭＳ ゴシック" w:eastAsia="ＭＳ ゴシック" w:hAnsi="ＭＳ ゴシック"/>
          <w:sz w:val="24"/>
          <w:szCs w:val="24"/>
          <w:u w:val="single"/>
        </w:rPr>
      </w:pPr>
    </w:p>
    <w:p w14:paraId="48116B72" w14:textId="03FA9E03" w:rsidR="00B4256E" w:rsidRDefault="00B4256E" w:rsidP="00AB1874">
      <w:pPr>
        <w:rPr>
          <w:rFonts w:ascii="ＭＳ ゴシック" w:eastAsia="ＭＳ ゴシック" w:hAnsi="ＭＳ ゴシック"/>
          <w:sz w:val="24"/>
          <w:szCs w:val="24"/>
          <w:u w:val="single"/>
        </w:rPr>
      </w:pPr>
    </w:p>
    <w:p w14:paraId="2E139A2A" w14:textId="13272484" w:rsidR="00B4256E" w:rsidRDefault="00B4256E" w:rsidP="00AB1874">
      <w:pPr>
        <w:rPr>
          <w:rFonts w:ascii="ＭＳ ゴシック" w:eastAsia="ＭＳ ゴシック" w:hAnsi="ＭＳ ゴシック"/>
          <w:sz w:val="24"/>
          <w:szCs w:val="24"/>
          <w:u w:val="single"/>
        </w:rPr>
      </w:pPr>
    </w:p>
    <w:p w14:paraId="5328FC4F" w14:textId="19BDA7C1" w:rsidR="00B4256E" w:rsidRDefault="00B4256E" w:rsidP="00AB1874">
      <w:pPr>
        <w:rPr>
          <w:rFonts w:ascii="ＭＳ ゴシック" w:eastAsia="ＭＳ ゴシック" w:hAnsi="ＭＳ ゴシック"/>
          <w:sz w:val="24"/>
          <w:szCs w:val="24"/>
          <w:u w:val="single"/>
        </w:rPr>
      </w:pPr>
    </w:p>
    <w:p w14:paraId="2CF21D23" w14:textId="3A51A419" w:rsidR="00B4256E" w:rsidRDefault="00B4256E" w:rsidP="00AB1874">
      <w:pPr>
        <w:rPr>
          <w:rFonts w:ascii="ＭＳ ゴシック" w:eastAsia="ＭＳ ゴシック" w:hAnsi="ＭＳ ゴシック"/>
          <w:sz w:val="24"/>
          <w:szCs w:val="24"/>
          <w:u w:val="single"/>
        </w:rPr>
      </w:pPr>
    </w:p>
    <w:p w14:paraId="493A3F20" w14:textId="56A7A195" w:rsidR="00B4256E" w:rsidRDefault="00B4256E" w:rsidP="00AB1874">
      <w:pPr>
        <w:rPr>
          <w:rFonts w:ascii="ＭＳ ゴシック" w:eastAsia="ＭＳ ゴシック" w:hAnsi="ＭＳ ゴシック"/>
          <w:sz w:val="24"/>
          <w:szCs w:val="24"/>
          <w:u w:val="single"/>
        </w:rPr>
      </w:pPr>
    </w:p>
    <w:p w14:paraId="187E225A" w14:textId="0D6A49C0" w:rsidR="00B4256E" w:rsidRPr="006B160D" w:rsidRDefault="00B4256E" w:rsidP="00AB1874">
      <w:pPr>
        <w:rPr>
          <w:rFonts w:ascii="ＭＳ ゴシック" w:eastAsia="ＭＳ ゴシック" w:hAnsi="ＭＳ ゴシック"/>
          <w:sz w:val="24"/>
          <w:szCs w:val="24"/>
          <w:u w:val="single"/>
        </w:rPr>
      </w:pPr>
    </w:p>
    <w:p w14:paraId="360C4411" w14:textId="4D97839F" w:rsidR="00B4256E" w:rsidRPr="00DB5CF5" w:rsidRDefault="00B4256E" w:rsidP="00AB1874">
      <w:pPr>
        <w:rPr>
          <w:rFonts w:ascii="ＭＳ ゴシック" w:eastAsia="ＭＳ ゴシック" w:hAnsi="ＭＳ ゴシック"/>
          <w:sz w:val="24"/>
          <w:szCs w:val="24"/>
        </w:rPr>
      </w:pPr>
      <w:r w:rsidRPr="00C415B3">
        <w:rPr>
          <w:rFonts w:ascii="ＭＳ ゴシック" w:eastAsia="ＭＳ ゴシック" w:hAnsi="ＭＳ ゴシック" w:hint="eastAsia"/>
          <w:sz w:val="24"/>
          <w:szCs w:val="24"/>
        </w:rPr>
        <w:t>＜タイトル画面＞</w:t>
      </w:r>
    </w:p>
    <w:p w14:paraId="0FA832B1" w14:textId="6820AA0C" w:rsidR="00476941" w:rsidRDefault="00476941" w:rsidP="00476941">
      <w:pPr>
        <w:rPr>
          <w:rFonts w:ascii="ＭＳ ゴシック" w:eastAsia="ＭＳ ゴシック" w:hAnsi="ＭＳ ゴシック"/>
          <w:sz w:val="24"/>
          <w:szCs w:val="24"/>
        </w:rPr>
      </w:pPr>
      <w:r w:rsidRPr="00344ECC">
        <w:rPr>
          <w:rFonts w:ascii="ＭＳ ゴシック" w:eastAsia="ＭＳ ゴシック" w:hAnsi="ＭＳ ゴシック"/>
          <w:noProof/>
          <w:sz w:val="24"/>
          <w:szCs w:val="24"/>
        </w:rPr>
        <w:drawing>
          <wp:anchor distT="0" distB="0" distL="114300" distR="114300" simplePos="0" relativeHeight="251658274" behindDoc="1" locked="0" layoutInCell="1" allowOverlap="1" wp14:anchorId="2727C41C" wp14:editId="365B7A48">
            <wp:simplePos x="0" y="0"/>
            <wp:positionH relativeFrom="margin">
              <wp:align>left</wp:align>
            </wp:positionH>
            <wp:positionV relativeFrom="paragraph">
              <wp:posOffset>23495</wp:posOffset>
            </wp:positionV>
            <wp:extent cx="1573530" cy="2781935"/>
            <wp:effectExtent l="0" t="0" r="7620" b="0"/>
            <wp:wrapTight wrapText="bothSides">
              <wp:wrapPolygon edited="0">
                <wp:start x="0" y="0"/>
                <wp:lineTo x="0" y="21447"/>
                <wp:lineTo x="21443" y="21447"/>
                <wp:lineTo x="21443" y="0"/>
                <wp:lineTo x="0" y="0"/>
              </wp:wrapPolygon>
            </wp:wrapTight>
            <wp:docPr id="85640276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2762" name="図 856402762"/>
                    <pic:cNvPicPr/>
                  </pic:nvPicPr>
                  <pic:blipFill rotWithShape="1">
                    <a:blip r:embed="rId25" cstate="print">
                      <a:extLst>
                        <a:ext uri="{28A0092B-C50C-407E-A947-70E740481C1C}">
                          <a14:useLocalDpi xmlns:a14="http://schemas.microsoft.com/office/drawing/2010/main" val="0"/>
                        </a:ext>
                      </a:extLst>
                    </a:blip>
                    <a:srcRect l="15176" t="9039" r="15105" b="10479"/>
                    <a:stretch>
                      <a:fillRect/>
                    </a:stretch>
                  </pic:blipFill>
                  <pic:spPr bwMode="auto">
                    <a:xfrm>
                      <a:off x="0" y="0"/>
                      <a:ext cx="1573530" cy="2781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0A29">
        <w:rPr>
          <w:rFonts w:ascii="ＭＳ ゴシック" w:eastAsia="ＭＳ ゴシック" w:hAnsi="ＭＳ ゴシック" w:hint="eastAsia"/>
          <w:sz w:val="24"/>
          <w:szCs w:val="24"/>
        </w:rPr>
        <w:t>アプリを起動すると、まずこの画面が表示され</w:t>
      </w:r>
      <w:r>
        <w:rPr>
          <w:rFonts w:ascii="ＭＳ ゴシック" w:eastAsia="ＭＳ ゴシック" w:hAnsi="ＭＳ ゴシック" w:hint="eastAsia"/>
          <w:sz w:val="24"/>
          <w:szCs w:val="24"/>
        </w:rPr>
        <w:t>ます。</w:t>
      </w:r>
      <w:r w:rsidR="00E92407">
        <w:rPr>
          <w:rFonts w:ascii="ＭＳ ゴシック" w:eastAsia="ＭＳ ゴシック" w:hAnsi="ＭＳ ゴシック" w:hint="eastAsia"/>
          <w:sz w:val="24"/>
          <w:szCs w:val="24"/>
        </w:rPr>
        <w:t xml:space="preserve">　</w:t>
      </w:r>
      <w:r>
        <w:rPr>
          <w:rFonts w:ascii="ＭＳ ゴシック" w:eastAsia="ＭＳ ゴシック" w:hAnsi="ＭＳ ゴシック" w:hint="eastAsia"/>
          <w:sz w:val="24"/>
          <w:szCs w:val="24"/>
        </w:rPr>
        <w:t>一度もアプリを使用したことがない人は「新規登録」を選択、アカウントを持っている人は「ログイン」を選択することで、それぞれの画面に遷移します。</w:t>
      </w:r>
    </w:p>
    <w:p w14:paraId="718AE98A" w14:textId="18068869" w:rsidR="00B4256E" w:rsidRDefault="00B4256E" w:rsidP="00AB1874">
      <w:pPr>
        <w:rPr>
          <w:rFonts w:ascii="ＭＳ ゴシック" w:eastAsia="ＭＳ ゴシック" w:hAnsi="ＭＳ ゴシック"/>
          <w:sz w:val="24"/>
          <w:szCs w:val="24"/>
        </w:rPr>
      </w:pPr>
    </w:p>
    <w:p w14:paraId="77CA3018" w14:textId="77777777" w:rsidR="006F33E9" w:rsidRPr="00344ECC" w:rsidRDefault="006F33E9" w:rsidP="00AB1874">
      <w:pPr>
        <w:rPr>
          <w:rFonts w:ascii="ＭＳ ゴシック" w:eastAsia="ＭＳ ゴシック" w:hAnsi="ＭＳ ゴシック"/>
          <w:sz w:val="24"/>
          <w:szCs w:val="24"/>
        </w:rPr>
      </w:pPr>
    </w:p>
    <w:p w14:paraId="526C71B4" w14:textId="77777777" w:rsidR="00EB470C" w:rsidRDefault="00EB470C" w:rsidP="00AB1874">
      <w:pPr>
        <w:rPr>
          <w:rFonts w:ascii="ＭＳ ゴシック" w:eastAsia="ＭＳ ゴシック" w:hAnsi="ＭＳ ゴシック"/>
          <w:sz w:val="24"/>
          <w:szCs w:val="24"/>
        </w:rPr>
      </w:pPr>
    </w:p>
    <w:p w14:paraId="27725215" w14:textId="77777777" w:rsidR="009B31C5" w:rsidRDefault="009B31C5" w:rsidP="00AB1874">
      <w:pPr>
        <w:rPr>
          <w:rFonts w:ascii="ＭＳ ゴシック" w:eastAsia="ＭＳ ゴシック" w:hAnsi="ＭＳ ゴシック"/>
          <w:sz w:val="24"/>
          <w:szCs w:val="24"/>
        </w:rPr>
      </w:pPr>
    </w:p>
    <w:p w14:paraId="5C9EF791" w14:textId="77777777" w:rsidR="009B31C5" w:rsidRDefault="009B31C5" w:rsidP="00AB1874">
      <w:pPr>
        <w:rPr>
          <w:rFonts w:ascii="ＭＳ ゴシック" w:eastAsia="ＭＳ ゴシック" w:hAnsi="ＭＳ ゴシック"/>
          <w:sz w:val="24"/>
          <w:szCs w:val="24"/>
        </w:rPr>
      </w:pPr>
    </w:p>
    <w:p w14:paraId="791512A1" w14:textId="77777777" w:rsidR="009B31C5" w:rsidRDefault="009B31C5" w:rsidP="00AB1874">
      <w:pPr>
        <w:rPr>
          <w:rFonts w:ascii="ＭＳ ゴシック" w:eastAsia="ＭＳ ゴシック" w:hAnsi="ＭＳ ゴシック"/>
          <w:sz w:val="24"/>
          <w:szCs w:val="24"/>
        </w:rPr>
      </w:pPr>
    </w:p>
    <w:p w14:paraId="04C0E217" w14:textId="77777777" w:rsidR="009B31C5" w:rsidRDefault="009B31C5" w:rsidP="00AB1874">
      <w:pPr>
        <w:rPr>
          <w:rFonts w:ascii="ＭＳ ゴシック" w:eastAsia="ＭＳ ゴシック" w:hAnsi="ＭＳ ゴシック"/>
          <w:sz w:val="24"/>
          <w:szCs w:val="24"/>
        </w:rPr>
      </w:pPr>
    </w:p>
    <w:p w14:paraId="1335DE30" w14:textId="77777777" w:rsidR="009B31C5" w:rsidRDefault="009B31C5" w:rsidP="00AB1874">
      <w:pPr>
        <w:rPr>
          <w:rFonts w:ascii="ＭＳ ゴシック" w:eastAsia="ＭＳ ゴシック" w:hAnsi="ＭＳ ゴシック"/>
          <w:sz w:val="24"/>
          <w:szCs w:val="24"/>
        </w:rPr>
      </w:pPr>
    </w:p>
    <w:p w14:paraId="618FC362" w14:textId="77777777" w:rsidR="009B31C5" w:rsidRDefault="009B31C5" w:rsidP="00AB1874">
      <w:pPr>
        <w:rPr>
          <w:rFonts w:ascii="ＭＳ ゴシック" w:eastAsia="ＭＳ ゴシック" w:hAnsi="ＭＳ ゴシック"/>
          <w:sz w:val="24"/>
          <w:szCs w:val="24"/>
        </w:rPr>
      </w:pPr>
    </w:p>
    <w:p w14:paraId="5CBD38A7" w14:textId="761871DC" w:rsidR="008721D0" w:rsidRDefault="008721D0" w:rsidP="00AB1874">
      <w:pPr>
        <w:rPr>
          <w:rFonts w:ascii="ＭＳ ゴシック" w:eastAsia="ＭＳ ゴシック" w:hAnsi="ＭＳ ゴシック"/>
          <w:sz w:val="24"/>
          <w:szCs w:val="24"/>
        </w:rPr>
      </w:pPr>
    </w:p>
    <w:p w14:paraId="22D4FF5B" w14:textId="77777777" w:rsidR="00E92407" w:rsidRDefault="00E92407" w:rsidP="00AB1874">
      <w:pPr>
        <w:rPr>
          <w:rFonts w:ascii="ＭＳ ゴシック" w:eastAsia="ＭＳ ゴシック" w:hAnsi="ＭＳ ゴシック"/>
          <w:sz w:val="24"/>
          <w:szCs w:val="24"/>
        </w:rPr>
      </w:pPr>
    </w:p>
    <w:p w14:paraId="59781465" w14:textId="5E4D7638" w:rsidR="005642AA" w:rsidRDefault="005642AA"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＜ログイン画面＞</w:t>
      </w:r>
    </w:p>
    <w:p w14:paraId="70AAD173" w14:textId="4FF7DD26" w:rsidR="005642AA" w:rsidRDefault="009B31C5"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w:drawing>
          <wp:anchor distT="0" distB="0" distL="114300" distR="114300" simplePos="0" relativeHeight="251658276" behindDoc="1" locked="0" layoutInCell="1" allowOverlap="1" wp14:anchorId="3747825A" wp14:editId="6963F49D">
            <wp:simplePos x="0" y="0"/>
            <wp:positionH relativeFrom="column">
              <wp:posOffset>-48895</wp:posOffset>
            </wp:positionH>
            <wp:positionV relativeFrom="paragraph">
              <wp:posOffset>145415</wp:posOffset>
            </wp:positionV>
            <wp:extent cx="1622425" cy="2834005"/>
            <wp:effectExtent l="0" t="0" r="0" b="4445"/>
            <wp:wrapTight wrapText="bothSides">
              <wp:wrapPolygon edited="0">
                <wp:start x="0" y="0"/>
                <wp:lineTo x="0" y="21489"/>
                <wp:lineTo x="21304" y="21489"/>
                <wp:lineTo x="21304" y="0"/>
                <wp:lineTo x="0" y="0"/>
              </wp:wrapPolygon>
            </wp:wrapTight>
            <wp:docPr id="1540377733"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7733" name="図 1540377733"/>
                    <pic:cNvPicPr/>
                  </pic:nvPicPr>
                  <pic:blipFill rotWithShape="1">
                    <a:blip r:embed="rId26" cstate="print">
                      <a:extLst>
                        <a:ext uri="{28A0092B-C50C-407E-A947-70E740481C1C}">
                          <a14:useLocalDpi xmlns:a14="http://schemas.microsoft.com/office/drawing/2010/main" val="0"/>
                        </a:ext>
                      </a:extLst>
                    </a:blip>
                    <a:srcRect l="13658" t="8857" r="13781" b="8384"/>
                    <a:stretch>
                      <a:fillRect/>
                    </a:stretch>
                  </pic:blipFill>
                  <pic:spPr bwMode="auto">
                    <a:xfrm>
                      <a:off x="0" y="0"/>
                      <a:ext cx="1622425" cy="2834005"/>
                    </a:xfrm>
                    <a:prstGeom prst="rect">
                      <a:avLst/>
                    </a:prstGeom>
                    <a:ln>
                      <a:noFill/>
                    </a:ln>
                    <a:extLst>
                      <a:ext uri="{53640926-AAD7-44D8-BBD7-CCE9431645EC}">
                        <a14:shadowObscured xmlns:a14="http://schemas.microsoft.com/office/drawing/2010/main"/>
                      </a:ext>
                    </a:extLst>
                  </pic:spPr>
                </pic:pic>
              </a:graphicData>
            </a:graphic>
          </wp:anchor>
        </w:drawing>
      </w:r>
    </w:p>
    <w:p w14:paraId="73B6F2CA" w14:textId="2182B46F" w:rsidR="005642AA" w:rsidRDefault="00813F60"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タイトル</w:t>
      </w:r>
      <w:r w:rsidR="00A248B4">
        <w:rPr>
          <w:rFonts w:ascii="ＭＳ ゴシック" w:eastAsia="ＭＳ ゴシック" w:hAnsi="ＭＳ ゴシック" w:hint="eastAsia"/>
          <w:sz w:val="24"/>
          <w:szCs w:val="24"/>
        </w:rPr>
        <w:t>画面にて</w:t>
      </w:r>
      <w:r w:rsidR="00B8778C">
        <w:rPr>
          <w:rFonts w:ascii="ＭＳ ゴシック" w:eastAsia="ＭＳ ゴシック" w:hAnsi="ＭＳ ゴシック" w:hint="eastAsia"/>
          <w:sz w:val="24"/>
          <w:szCs w:val="24"/>
        </w:rPr>
        <w:t>「ログイン」を選択</w:t>
      </w:r>
      <w:r>
        <w:rPr>
          <w:rFonts w:ascii="ＭＳ ゴシック" w:eastAsia="ＭＳ ゴシック" w:hAnsi="ＭＳ ゴシック" w:hint="eastAsia"/>
          <w:sz w:val="24"/>
          <w:szCs w:val="24"/>
        </w:rPr>
        <w:t>した場合</w:t>
      </w:r>
      <w:r w:rsidR="00B8778C">
        <w:rPr>
          <w:rFonts w:ascii="ＭＳ ゴシック" w:eastAsia="ＭＳ ゴシック" w:hAnsi="ＭＳ ゴシック" w:hint="eastAsia"/>
          <w:sz w:val="24"/>
          <w:szCs w:val="24"/>
        </w:rPr>
        <w:t>、この画面に遷移します。</w:t>
      </w:r>
      <w:r w:rsidR="009B31C5">
        <w:rPr>
          <w:rFonts w:ascii="ＭＳ ゴシック" w:eastAsia="ＭＳ ゴシック" w:hAnsi="ＭＳ ゴシック" w:hint="eastAsia"/>
          <w:sz w:val="24"/>
          <w:szCs w:val="24"/>
        </w:rPr>
        <w:t>この画面</w:t>
      </w:r>
      <w:r>
        <w:rPr>
          <w:rFonts w:ascii="ＭＳ ゴシック" w:eastAsia="ＭＳ ゴシック" w:hAnsi="ＭＳ ゴシック" w:hint="eastAsia"/>
          <w:sz w:val="24"/>
          <w:szCs w:val="24"/>
        </w:rPr>
        <w:t>にユーザーIDとパスワード</w:t>
      </w:r>
      <w:r w:rsidR="00BA26EF">
        <w:rPr>
          <w:rFonts w:ascii="ＭＳ ゴシック" w:eastAsia="ＭＳ ゴシック" w:hAnsi="ＭＳ ゴシック" w:hint="eastAsia"/>
          <w:sz w:val="24"/>
          <w:szCs w:val="24"/>
        </w:rPr>
        <w:t>を入力後、「ログインする」を選択するとログインすることができます。</w:t>
      </w:r>
    </w:p>
    <w:p w14:paraId="5DDD9108" w14:textId="77777777" w:rsidR="005642AA" w:rsidRDefault="005642AA" w:rsidP="00AB1874">
      <w:pPr>
        <w:rPr>
          <w:rFonts w:ascii="ＭＳ ゴシック" w:eastAsia="ＭＳ ゴシック" w:hAnsi="ＭＳ ゴシック"/>
          <w:sz w:val="24"/>
          <w:szCs w:val="24"/>
        </w:rPr>
      </w:pPr>
    </w:p>
    <w:p w14:paraId="4A52B462" w14:textId="77777777" w:rsidR="009B31C5" w:rsidRDefault="009B31C5" w:rsidP="00AB1874">
      <w:pPr>
        <w:rPr>
          <w:rFonts w:ascii="ＭＳ ゴシック" w:eastAsia="ＭＳ ゴシック" w:hAnsi="ＭＳ ゴシック"/>
          <w:sz w:val="24"/>
          <w:szCs w:val="24"/>
        </w:rPr>
      </w:pPr>
    </w:p>
    <w:p w14:paraId="3E790E8B" w14:textId="77777777" w:rsidR="009B31C5" w:rsidRDefault="009B31C5" w:rsidP="00AB1874">
      <w:pPr>
        <w:rPr>
          <w:rFonts w:ascii="ＭＳ ゴシック" w:eastAsia="ＭＳ ゴシック" w:hAnsi="ＭＳ ゴシック"/>
          <w:sz w:val="24"/>
          <w:szCs w:val="24"/>
        </w:rPr>
      </w:pPr>
    </w:p>
    <w:p w14:paraId="562CB629" w14:textId="77777777" w:rsidR="009B31C5" w:rsidRDefault="009B31C5" w:rsidP="00AB1874">
      <w:pPr>
        <w:rPr>
          <w:rFonts w:ascii="ＭＳ ゴシック" w:eastAsia="ＭＳ ゴシック" w:hAnsi="ＭＳ ゴシック"/>
          <w:sz w:val="24"/>
          <w:szCs w:val="24"/>
        </w:rPr>
      </w:pPr>
    </w:p>
    <w:p w14:paraId="3A9AAEAE" w14:textId="77777777" w:rsidR="009B31C5" w:rsidRDefault="009B31C5" w:rsidP="00AB1874">
      <w:pPr>
        <w:rPr>
          <w:rFonts w:ascii="ＭＳ ゴシック" w:eastAsia="ＭＳ ゴシック" w:hAnsi="ＭＳ ゴシック"/>
          <w:sz w:val="24"/>
          <w:szCs w:val="24"/>
        </w:rPr>
      </w:pPr>
    </w:p>
    <w:p w14:paraId="4923C60E" w14:textId="77777777" w:rsidR="009B31C5" w:rsidRDefault="009B31C5" w:rsidP="00AB1874">
      <w:pPr>
        <w:rPr>
          <w:rFonts w:ascii="ＭＳ ゴシック" w:eastAsia="ＭＳ ゴシック" w:hAnsi="ＭＳ ゴシック"/>
          <w:sz w:val="24"/>
          <w:szCs w:val="24"/>
        </w:rPr>
      </w:pPr>
    </w:p>
    <w:p w14:paraId="3952C450" w14:textId="77777777" w:rsidR="009B31C5" w:rsidRDefault="009B31C5" w:rsidP="00AB1874">
      <w:pPr>
        <w:rPr>
          <w:rFonts w:ascii="ＭＳ ゴシック" w:eastAsia="ＭＳ ゴシック" w:hAnsi="ＭＳ ゴシック"/>
          <w:sz w:val="24"/>
          <w:szCs w:val="24"/>
        </w:rPr>
      </w:pPr>
    </w:p>
    <w:p w14:paraId="78B7F378" w14:textId="77777777" w:rsidR="009B31C5" w:rsidRDefault="009B31C5" w:rsidP="00AB1874">
      <w:pPr>
        <w:rPr>
          <w:rFonts w:ascii="ＭＳ ゴシック" w:eastAsia="ＭＳ ゴシック" w:hAnsi="ＭＳ ゴシック"/>
          <w:sz w:val="24"/>
          <w:szCs w:val="24"/>
        </w:rPr>
      </w:pPr>
    </w:p>
    <w:p w14:paraId="6CC72B86" w14:textId="77777777" w:rsidR="009B31C5" w:rsidRDefault="009B31C5" w:rsidP="00AB1874">
      <w:pPr>
        <w:rPr>
          <w:rFonts w:ascii="ＭＳ ゴシック" w:eastAsia="ＭＳ ゴシック" w:hAnsi="ＭＳ ゴシック"/>
          <w:sz w:val="24"/>
          <w:szCs w:val="24"/>
        </w:rPr>
      </w:pPr>
    </w:p>
    <w:p w14:paraId="62822DF0" w14:textId="77777777" w:rsidR="009B31C5" w:rsidRDefault="009B31C5">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0D8F3A20" w14:textId="1D05A098" w:rsidR="00BA26EF" w:rsidRDefault="00BA26EF"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＜新規登録</w:t>
      </w:r>
      <w:r w:rsidR="00CC75C6">
        <w:rPr>
          <w:rFonts w:ascii="ＭＳ ゴシック" w:eastAsia="ＭＳ ゴシック" w:hAnsi="ＭＳ ゴシック" w:hint="eastAsia"/>
          <w:sz w:val="24"/>
          <w:szCs w:val="24"/>
        </w:rPr>
        <w:t>画面</w:t>
      </w:r>
      <w:r>
        <w:rPr>
          <w:rFonts w:ascii="ＭＳ ゴシック" w:eastAsia="ＭＳ ゴシック" w:hAnsi="ＭＳ ゴシック" w:hint="eastAsia"/>
          <w:sz w:val="24"/>
          <w:szCs w:val="24"/>
        </w:rPr>
        <w:t>＞</w:t>
      </w:r>
    </w:p>
    <w:p w14:paraId="7B744187" w14:textId="12854096" w:rsidR="005642AA" w:rsidRDefault="00BA26EF"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w:drawing>
          <wp:anchor distT="0" distB="0" distL="114300" distR="114300" simplePos="0" relativeHeight="251658277" behindDoc="1" locked="0" layoutInCell="1" allowOverlap="1" wp14:anchorId="1D0B6C52" wp14:editId="67A1B75B">
            <wp:simplePos x="0" y="0"/>
            <wp:positionH relativeFrom="column">
              <wp:posOffset>2515</wp:posOffset>
            </wp:positionH>
            <wp:positionV relativeFrom="paragraph">
              <wp:posOffset>47117</wp:posOffset>
            </wp:positionV>
            <wp:extent cx="1730086" cy="2878560"/>
            <wp:effectExtent l="0" t="0" r="3810" b="0"/>
            <wp:wrapTight wrapText="bothSides">
              <wp:wrapPolygon edited="0">
                <wp:start x="0" y="0"/>
                <wp:lineTo x="0" y="21443"/>
                <wp:lineTo x="21410" y="21443"/>
                <wp:lineTo x="21410" y="0"/>
                <wp:lineTo x="0" y="0"/>
              </wp:wrapPolygon>
            </wp:wrapTight>
            <wp:docPr id="49597556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5561" name="図 495975561"/>
                    <pic:cNvPicPr/>
                  </pic:nvPicPr>
                  <pic:blipFill rotWithShape="1">
                    <a:blip r:embed="rId27" cstate="print">
                      <a:extLst>
                        <a:ext uri="{28A0092B-C50C-407E-A947-70E740481C1C}">
                          <a14:useLocalDpi xmlns:a14="http://schemas.microsoft.com/office/drawing/2010/main" val="0"/>
                        </a:ext>
                      </a:extLst>
                    </a:blip>
                    <a:srcRect l="11294" t="8228" r="12693" b="9194"/>
                    <a:stretch>
                      <a:fillRect/>
                    </a:stretch>
                  </pic:blipFill>
                  <pic:spPr bwMode="auto">
                    <a:xfrm>
                      <a:off x="0" y="0"/>
                      <a:ext cx="1730086" cy="2878560"/>
                    </a:xfrm>
                    <a:prstGeom prst="rect">
                      <a:avLst/>
                    </a:prstGeom>
                    <a:ln>
                      <a:noFill/>
                    </a:ln>
                    <a:extLst>
                      <a:ext uri="{53640926-AAD7-44D8-BBD7-CCE9431645EC}">
                        <a14:shadowObscured xmlns:a14="http://schemas.microsoft.com/office/drawing/2010/main"/>
                      </a:ext>
                    </a:extLst>
                  </pic:spPr>
                </pic:pic>
              </a:graphicData>
            </a:graphic>
          </wp:anchor>
        </w:drawing>
      </w:r>
    </w:p>
    <w:p w14:paraId="0614FD2F" w14:textId="7CA5E9D1" w:rsidR="00BA26EF" w:rsidRDefault="00813F60" w:rsidP="00BA26EF">
      <w:pPr>
        <w:rPr>
          <w:rFonts w:ascii="ＭＳ ゴシック" w:eastAsia="ＭＳ ゴシック" w:hAnsi="ＭＳ ゴシック"/>
          <w:sz w:val="24"/>
          <w:szCs w:val="24"/>
        </w:rPr>
      </w:pPr>
      <w:r>
        <w:rPr>
          <w:rFonts w:ascii="ＭＳ ゴシック" w:eastAsia="ＭＳ ゴシック" w:hAnsi="ＭＳ ゴシック" w:hint="eastAsia"/>
          <w:sz w:val="24"/>
          <w:szCs w:val="24"/>
        </w:rPr>
        <w:t>タイトル</w:t>
      </w:r>
      <w:r w:rsidR="00BA26EF">
        <w:rPr>
          <w:rFonts w:ascii="ＭＳ ゴシック" w:eastAsia="ＭＳ ゴシック" w:hAnsi="ＭＳ ゴシック" w:hint="eastAsia"/>
          <w:sz w:val="24"/>
          <w:szCs w:val="24"/>
        </w:rPr>
        <w:t>画面にて「新規登録」を選択すると、この画面に遷移します。</w:t>
      </w:r>
      <w:r>
        <w:rPr>
          <w:rFonts w:ascii="ＭＳ ゴシック" w:eastAsia="ＭＳ ゴシック" w:hAnsi="ＭＳ ゴシック" w:hint="eastAsia"/>
          <w:sz w:val="24"/>
          <w:szCs w:val="24"/>
        </w:rPr>
        <w:t>ユーザーID（カナ/ひら/英字のみ使用可/15文字以下）とパスワード（８文字以上）を決め、入力終了後</w:t>
      </w:r>
      <w:r w:rsidR="00BA26EF">
        <w:rPr>
          <w:rFonts w:ascii="ＭＳ ゴシック" w:eastAsia="ＭＳ ゴシック" w:hAnsi="ＭＳ ゴシック" w:hint="eastAsia"/>
          <w:sz w:val="24"/>
          <w:szCs w:val="24"/>
        </w:rPr>
        <w:t>「新規登録」を選択すると</w:t>
      </w:r>
      <w:r>
        <w:rPr>
          <w:rFonts w:ascii="ＭＳ ゴシック" w:eastAsia="ＭＳ ゴシック" w:hAnsi="ＭＳ ゴシック" w:hint="eastAsia"/>
          <w:sz w:val="24"/>
          <w:szCs w:val="24"/>
        </w:rPr>
        <w:t>登録が完了します。</w:t>
      </w:r>
    </w:p>
    <w:p w14:paraId="277F0B6E" w14:textId="77777777" w:rsidR="005642AA" w:rsidRPr="00BA26EF" w:rsidRDefault="005642AA" w:rsidP="00AB1874">
      <w:pPr>
        <w:rPr>
          <w:rFonts w:ascii="ＭＳ ゴシック" w:eastAsia="ＭＳ ゴシック" w:hAnsi="ＭＳ ゴシック"/>
          <w:sz w:val="24"/>
          <w:szCs w:val="24"/>
        </w:rPr>
      </w:pPr>
    </w:p>
    <w:p w14:paraId="323ACB53" w14:textId="77777777" w:rsidR="009B31C5" w:rsidRDefault="009B31C5" w:rsidP="00AB1874">
      <w:pPr>
        <w:rPr>
          <w:rFonts w:ascii="ＭＳ ゴシック" w:eastAsia="ＭＳ ゴシック" w:hAnsi="ＭＳ ゴシック"/>
          <w:sz w:val="24"/>
          <w:szCs w:val="24"/>
        </w:rPr>
      </w:pPr>
    </w:p>
    <w:p w14:paraId="7FA89C4E" w14:textId="77777777" w:rsidR="009B31C5" w:rsidRDefault="009B31C5" w:rsidP="00AB1874">
      <w:pPr>
        <w:rPr>
          <w:rFonts w:ascii="ＭＳ ゴシック" w:eastAsia="ＭＳ ゴシック" w:hAnsi="ＭＳ ゴシック"/>
          <w:sz w:val="24"/>
          <w:szCs w:val="24"/>
        </w:rPr>
      </w:pPr>
    </w:p>
    <w:p w14:paraId="392C5BD8" w14:textId="77777777" w:rsidR="009B31C5" w:rsidRDefault="009B31C5" w:rsidP="00AB1874">
      <w:pPr>
        <w:rPr>
          <w:rFonts w:ascii="ＭＳ ゴシック" w:eastAsia="ＭＳ ゴシック" w:hAnsi="ＭＳ ゴシック"/>
          <w:sz w:val="24"/>
          <w:szCs w:val="24"/>
        </w:rPr>
      </w:pPr>
    </w:p>
    <w:p w14:paraId="37FB3455" w14:textId="77777777" w:rsidR="009B31C5" w:rsidRDefault="009B31C5" w:rsidP="00AB1874">
      <w:pPr>
        <w:rPr>
          <w:rFonts w:ascii="ＭＳ ゴシック" w:eastAsia="ＭＳ ゴシック" w:hAnsi="ＭＳ ゴシック"/>
          <w:sz w:val="24"/>
          <w:szCs w:val="24"/>
        </w:rPr>
      </w:pPr>
    </w:p>
    <w:p w14:paraId="757A34F6" w14:textId="77777777" w:rsidR="009B31C5" w:rsidRDefault="009B31C5" w:rsidP="00AB1874">
      <w:pPr>
        <w:rPr>
          <w:rFonts w:ascii="ＭＳ ゴシック" w:eastAsia="ＭＳ ゴシック" w:hAnsi="ＭＳ ゴシック"/>
          <w:sz w:val="24"/>
          <w:szCs w:val="24"/>
        </w:rPr>
      </w:pPr>
    </w:p>
    <w:p w14:paraId="22AA23B4" w14:textId="77777777" w:rsidR="009B31C5" w:rsidRDefault="009B31C5" w:rsidP="00AB1874">
      <w:pPr>
        <w:rPr>
          <w:rFonts w:ascii="ＭＳ ゴシック" w:eastAsia="ＭＳ ゴシック" w:hAnsi="ＭＳ ゴシック"/>
          <w:sz w:val="24"/>
          <w:szCs w:val="24"/>
        </w:rPr>
      </w:pPr>
    </w:p>
    <w:p w14:paraId="50A81DFC" w14:textId="77777777" w:rsidR="009B31C5" w:rsidRDefault="009B31C5" w:rsidP="00AB1874">
      <w:pPr>
        <w:rPr>
          <w:rFonts w:ascii="ＭＳ ゴシック" w:eastAsia="ＭＳ ゴシック" w:hAnsi="ＭＳ ゴシック"/>
          <w:sz w:val="24"/>
          <w:szCs w:val="24"/>
        </w:rPr>
      </w:pPr>
    </w:p>
    <w:p w14:paraId="33339E52" w14:textId="77777777" w:rsidR="008721D0" w:rsidRDefault="008721D0" w:rsidP="00AB1874">
      <w:pPr>
        <w:rPr>
          <w:rFonts w:ascii="ＭＳ ゴシック" w:eastAsia="ＭＳ ゴシック" w:hAnsi="ＭＳ ゴシック"/>
          <w:sz w:val="24"/>
          <w:szCs w:val="24"/>
        </w:rPr>
      </w:pPr>
    </w:p>
    <w:p w14:paraId="4EFA548E" w14:textId="5FF41E19" w:rsidR="005642AA" w:rsidRDefault="00BA26EF"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＜マップ画面＞</w:t>
      </w:r>
    </w:p>
    <w:p w14:paraId="2D944373" w14:textId="4D77FEE0" w:rsidR="005642AA" w:rsidRDefault="0096247F" w:rsidP="00C323E2">
      <w:pPr>
        <w:rPr>
          <w:rFonts w:ascii="ＭＳ ゴシック" w:eastAsia="ＭＳ ゴシック" w:hAnsi="ＭＳ ゴシック"/>
          <w:sz w:val="24"/>
          <w:szCs w:val="24"/>
        </w:rPr>
      </w:pPr>
      <w:r>
        <w:rPr>
          <w:rFonts w:ascii="ＭＳ ゴシック" w:eastAsia="ＭＳ ゴシック" w:hAnsi="ＭＳ ゴシック" w:hint="eastAsia"/>
          <w:noProof/>
          <w:sz w:val="24"/>
          <w:szCs w:val="24"/>
        </w:rPr>
        <mc:AlternateContent>
          <mc:Choice Requires="wps">
            <w:drawing>
              <wp:anchor distT="0" distB="0" distL="114300" distR="114300" simplePos="0" relativeHeight="251658279" behindDoc="0" locked="0" layoutInCell="1" allowOverlap="1" wp14:anchorId="385FCEB6" wp14:editId="7092A794">
                <wp:simplePos x="0" y="0"/>
                <wp:positionH relativeFrom="column">
                  <wp:posOffset>1650873</wp:posOffset>
                </wp:positionH>
                <wp:positionV relativeFrom="paragraph">
                  <wp:posOffset>87757</wp:posOffset>
                </wp:positionV>
                <wp:extent cx="4028476" cy="3320288"/>
                <wp:effectExtent l="0" t="0" r="0" b="0"/>
                <wp:wrapNone/>
                <wp:docPr id="686432849" name="テキスト ボックス 31"/>
                <wp:cNvGraphicFramePr/>
                <a:graphic xmlns:a="http://schemas.openxmlformats.org/drawingml/2006/main">
                  <a:graphicData uri="http://schemas.microsoft.com/office/word/2010/wordprocessingShape">
                    <wps:wsp>
                      <wps:cNvSpPr txBox="1"/>
                      <wps:spPr>
                        <a:xfrm>
                          <a:off x="0" y="0"/>
                          <a:ext cx="4028476" cy="3320288"/>
                        </a:xfrm>
                        <a:prstGeom prst="rect">
                          <a:avLst/>
                        </a:prstGeom>
                        <a:solidFill>
                          <a:schemeClr val="lt1"/>
                        </a:solidFill>
                        <a:ln w="6350">
                          <a:noFill/>
                        </a:ln>
                      </wps:spPr>
                      <wps:txbx>
                        <w:txbxContent>
                          <w:p w14:paraId="3F3A08EC" w14:textId="5EC9972D" w:rsidR="0096247F" w:rsidRPr="0096247F" w:rsidRDefault="0096247F">
                            <w:pPr>
                              <w:rPr>
                                <w:rFonts w:ascii="ＭＳ ゴシック" w:eastAsia="ＭＳ ゴシック" w:hAnsi="ＭＳ ゴシック"/>
                                <w:sz w:val="24"/>
                                <w:szCs w:val="24"/>
                              </w:rPr>
                            </w:pPr>
                            <w:r>
                              <w:rPr>
                                <w:rFonts w:ascii="ＭＳ ゴシック" w:eastAsia="ＭＳ ゴシック" w:hAnsi="ＭＳ ゴシック" w:hint="eastAsia"/>
                                <w:sz w:val="24"/>
                                <w:szCs w:val="24"/>
                              </w:rPr>
                              <w:t>「ログイン」or「新規登録」後では、このようなマップ画面に遷移します。ここでは、自分の行きたいキャンプ場を探すことができます。しかし、いきなりキャンプ場を探せと言われても中々すぐには決まらないと思います。そこで、「タグを絞り込む」からあなたに合ったキャンプ場を探すのを手助けしてくれます。このタグは各ユーザー</w:t>
                            </w:r>
                            <w:r w:rsidR="00813F60">
                              <w:rPr>
                                <w:rFonts w:ascii="ＭＳ ゴシック" w:eastAsia="ＭＳ ゴシック" w:hAnsi="ＭＳ ゴシック" w:hint="eastAsia"/>
                                <w:sz w:val="24"/>
                                <w:szCs w:val="24"/>
                              </w:rPr>
                              <w:t>（初心者から上級者まで）</w:t>
                            </w:r>
                            <w:r>
                              <w:rPr>
                                <w:rFonts w:ascii="ＭＳ ゴシック" w:eastAsia="ＭＳ ゴシック" w:hAnsi="ＭＳ ゴシック" w:hint="eastAsia"/>
                                <w:sz w:val="24"/>
                                <w:szCs w:val="24"/>
                              </w:rPr>
                              <w:t>が「あなたが思うタグをレビュー」にて、浜松市の</w:t>
                            </w:r>
                            <w:r w:rsidR="00813F60">
                              <w:rPr>
                                <w:rFonts w:ascii="ＭＳ ゴシック" w:eastAsia="ＭＳ ゴシック" w:hAnsi="ＭＳ ゴシック" w:hint="eastAsia"/>
                                <w:sz w:val="24"/>
                                <w:szCs w:val="24"/>
                              </w:rPr>
                              <w:t>ある</w:t>
                            </w:r>
                            <w:r>
                              <w:rPr>
                                <w:rFonts w:ascii="ＭＳ ゴシック" w:eastAsia="ＭＳ ゴシック" w:hAnsi="ＭＳ ゴシック" w:hint="eastAsia"/>
                                <w:sz w:val="24"/>
                                <w:szCs w:val="24"/>
                              </w:rPr>
                              <w:t>キャンプ場に適するタグを決定したものです。</w:t>
                            </w:r>
                            <w:r w:rsidR="00813F60">
                              <w:rPr>
                                <w:rFonts w:ascii="ＭＳ ゴシック" w:eastAsia="ＭＳ ゴシック" w:hAnsi="ＭＳ ゴシック" w:hint="eastAsia"/>
                                <w:sz w:val="24"/>
                                <w:szCs w:val="24"/>
                              </w:rPr>
                              <w:t>「あなたが思うタグレビュー」は、各キャンプ場</w:t>
                            </w:r>
                            <w:r w:rsidR="00FB0B26">
                              <w:rPr>
                                <w:rFonts w:ascii="ＭＳ ゴシック" w:eastAsia="ＭＳ ゴシック" w:hAnsi="ＭＳ ゴシック" w:hint="eastAsia"/>
                                <w:sz w:val="24"/>
                                <w:szCs w:val="24"/>
                              </w:rPr>
                              <w:t>にレビューすることができます。</w:t>
                            </w:r>
                            <w:r>
                              <w:rPr>
                                <w:rFonts w:ascii="ＭＳ ゴシック" w:eastAsia="ＭＳ ゴシック" w:hAnsi="ＭＳ ゴシック" w:hint="eastAsia"/>
                                <w:sz w:val="24"/>
                                <w:szCs w:val="24"/>
                              </w:rPr>
                              <w:t>「あなたが思うタグレビュー」のやり方は、あらかじめ用意された項目から選択します。タグの上限は三個かつ、一度決めたタグは×で取り消すことができます。選択後は「タグを決定」を押すと反映され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FCEB6" id="テキスト ボックス 31" o:spid="_x0000_s1039" type="#_x0000_t202" style="position:absolute;left:0;text-align:left;margin-left:130pt;margin-top:6.9pt;width:317.2pt;height:261.4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" fillcolor="white [3201]" stroked="f" strokeweight=".5pt">
                <v:textbox>
                  <w:txbxContent>
                    <w:p w14:paraId="3F3A08EC" w14:textId="5EC9972D" w:rsidR="0096247F" w:rsidRPr="0096247F" w:rsidRDefault="0096247F">
                      <w:pPr>
                        <w:rPr>
                          <w:rFonts w:ascii="ＭＳ ゴシック" w:eastAsia="ＭＳ ゴシック" w:hAnsi="ＭＳ ゴシック"/>
                          <w:sz w:val="24"/>
                          <w:szCs w:val="24"/>
                        </w:rPr>
                      </w:pPr>
                      <w:r>
                        <w:rPr>
                          <w:rFonts w:ascii="ＭＳ ゴシック" w:eastAsia="ＭＳ ゴシック" w:hAnsi="ＭＳ ゴシック" w:hint="eastAsia"/>
                          <w:sz w:val="24"/>
                          <w:szCs w:val="24"/>
                        </w:rPr>
                        <w:t>「ログイン」or「新規登録」後では、このようなマップ画面に遷移します。ここでは、自分の行きたいキャンプ場を探すことができます。しかし、いきなりキャンプ場を探せと言われても中々すぐには決まらないと思います。そこで、「タグを絞り込む」からあなたに合ったキャンプ場を探すのを手助けしてくれます。このタグは各ユーザー</w:t>
                      </w:r>
                      <w:r w:rsidR="00813F60">
                        <w:rPr>
                          <w:rFonts w:ascii="ＭＳ ゴシック" w:eastAsia="ＭＳ ゴシック" w:hAnsi="ＭＳ ゴシック" w:hint="eastAsia"/>
                          <w:sz w:val="24"/>
                          <w:szCs w:val="24"/>
                        </w:rPr>
                        <w:t>（初心者から上級者まで）</w:t>
                      </w:r>
                      <w:r>
                        <w:rPr>
                          <w:rFonts w:ascii="ＭＳ ゴシック" w:eastAsia="ＭＳ ゴシック" w:hAnsi="ＭＳ ゴシック" w:hint="eastAsia"/>
                          <w:sz w:val="24"/>
                          <w:szCs w:val="24"/>
                        </w:rPr>
                        <w:t>が「あなたが思うタグをレビュー」にて、浜松市の</w:t>
                      </w:r>
                      <w:r w:rsidR="00813F60">
                        <w:rPr>
                          <w:rFonts w:ascii="ＭＳ ゴシック" w:eastAsia="ＭＳ ゴシック" w:hAnsi="ＭＳ ゴシック" w:hint="eastAsia"/>
                          <w:sz w:val="24"/>
                          <w:szCs w:val="24"/>
                        </w:rPr>
                        <w:t>ある</w:t>
                      </w:r>
                      <w:r>
                        <w:rPr>
                          <w:rFonts w:ascii="ＭＳ ゴシック" w:eastAsia="ＭＳ ゴシック" w:hAnsi="ＭＳ ゴシック" w:hint="eastAsia"/>
                          <w:sz w:val="24"/>
                          <w:szCs w:val="24"/>
                        </w:rPr>
                        <w:t>キャンプ場に適するタグを決定したものです。</w:t>
                      </w:r>
                      <w:r w:rsidR="00813F60">
                        <w:rPr>
                          <w:rFonts w:ascii="ＭＳ ゴシック" w:eastAsia="ＭＳ ゴシック" w:hAnsi="ＭＳ ゴシック" w:hint="eastAsia"/>
                          <w:sz w:val="24"/>
                          <w:szCs w:val="24"/>
                        </w:rPr>
                        <w:t>「あなたが思うタグレビュー」は、各キャンプ場</w:t>
                      </w:r>
                      <w:r w:rsidR="00FB0B26">
                        <w:rPr>
                          <w:rFonts w:ascii="ＭＳ ゴシック" w:eastAsia="ＭＳ ゴシック" w:hAnsi="ＭＳ ゴシック" w:hint="eastAsia"/>
                          <w:sz w:val="24"/>
                          <w:szCs w:val="24"/>
                        </w:rPr>
                        <w:t>にレビューすることができます。</w:t>
                      </w:r>
                      <w:r>
                        <w:rPr>
                          <w:rFonts w:ascii="ＭＳ ゴシック" w:eastAsia="ＭＳ ゴシック" w:hAnsi="ＭＳ ゴシック" w:hint="eastAsia"/>
                          <w:sz w:val="24"/>
                          <w:szCs w:val="24"/>
                        </w:rPr>
                        <w:t>「あなたが思うタグレビュー」のやり方は、あらかじめ用意された項目から選択します。タグの上限は三個かつ、一度決めたタグは×で取り消すことができます。選択後は「タグを決定」を押すと反映されます。</w:t>
                      </w:r>
                    </w:p>
                  </w:txbxContent>
                </v:textbox>
              </v:shape>
            </w:pict>
          </mc:Fallback>
        </mc:AlternateContent>
      </w:r>
      <w:r w:rsidR="00BA26EF">
        <w:rPr>
          <w:rFonts w:ascii="ＭＳ ゴシック" w:eastAsia="ＭＳ ゴシック" w:hAnsi="ＭＳ ゴシック"/>
          <w:noProof/>
          <w:sz w:val="24"/>
          <w:szCs w:val="24"/>
        </w:rPr>
        <w:drawing>
          <wp:anchor distT="0" distB="0" distL="114300" distR="114300" simplePos="0" relativeHeight="251658278" behindDoc="1" locked="0" layoutInCell="1" allowOverlap="1" wp14:anchorId="28DDC6DD" wp14:editId="63FB08B0">
            <wp:simplePos x="0" y="0"/>
            <wp:positionH relativeFrom="column">
              <wp:posOffset>2515</wp:posOffset>
            </wp:positionH>
            <wp:positionV relativeFrom="paragraph">
              <wp:posOffset>43459</wp:posOffset>
            </wp:positionV>
            <wp:extent cx="1628460" cy="2878560"/>
            <wp:effectExtent l="0" t="0" r="0" b="0"/>
            <wp:wrapTight wrapText="bothSides">
              <wp:wrapPolygon edited="0">
                <wp:start x="1516" y="0"/>
                <wp:lineTo x="0" y="858"/>
                <wp:lineTo x="0" y="20728"/>
                <wp:lineTo x="1264" y="21443"/>
                <wp:lineTo x="1516" y="21443"/>
                <wp:lineTo x="19713" y="21443"/>
                <wp:lineTo x="19966" y="21443"/>
                <wp:lineTo x="21229" y="20728"/>
                <wp:lineTo x="21229" y="858"/>
                <wp:lineTo x="19713" y="0"/>
                <wp:lineTo x="1516" y="0"/>
              </wp:wrapPolygon>
            </wp:wrapTight>
            <wp:docPr id="157411373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3732" name="図 15741137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28460" cy="2878560"/>
                    </a:xfrm>
                    <a:prstGeom prst="rect">
                      <a:avLst/>
                    </a:prstGeom>
                  </pic:spPr>
                </pic:pic>
              </a:graphicData>
            </a:graphic>
          </wp:anchor>
        </w:drawing>
      </w:r>
    </w:p>
    <w:p w14:paraId="46184494" w14:textId="74FA9D78" w:rsidR="005642AA" w:rsidRPr="005642AA" w:rsidRDefault="005642AA" w:rsidP="00AB1874">
      <w:pPr>
        <w:rPr>
          <w:rFonts w:ascii="ＭＳ ゴシック" w:eastAsia="ＭＳ ゴシック" w:hAnsi="ＭＳ ゴシック"/>
          <w:sz w:val="24"/>
          <w:szCs w:val="24"/>
        </w:rPr>
      </w:pPr>
    </w:p>
    <w:p w14:paraId="162548C7" w14:textId="77777777" w:rsidR="00D02F9F" w:rsidRDefault="00D02F9F" w:rsidP="00AB1874">
      <w:pPr>
        <w:rPr>
          <w:rFonts w:ascii="ＭＳ ゴシック" w:eastAsia="ＭＳ ゴシック" w:hAnsi="ＭＳ ゴシック"/>
          <w:sz w:val="24"/>
          <w:szCs w:val="24"/>
        </w:rPr>
      </w:pPr>
    </w:p>
    <w:p w14:paraId="6E5A471C" w14:textId="77777777" w:rsidR="00D02F9F" w:rsidRDefault="00D02F9F" w:rsidP="00AB1874">
      <w:pPr>
        <w:rPr>
          <w:rFonts w:ascii="ＭＳ ゴシック" w:eastAsia="ＭＳ ゴシック" w:hAnsi="ＭＳ ゴシック"/>
          <w:sz w:val="24"/>
          <w:szCs w:val="24"/>
        </w:rPr>
      </w:pPr>
    </w:p>
    <w:p w14:paraId="41162901" w14:textId="77777777" w:rsidR="00D02F9F" w:rsidRDefault="00D02F9F" w:rsidP="00AB1874">
      <w:pPr>
        <w:rPr>
          <w:rFonts w:ascii="ＭＳ ゴシック" w:eastAsia="ＭＳ ゴシック" w:hAnsi="ＭＳ ゴシック"/>
          <w:sz w:val="24"/>
          <w:szCs w:val="24"/>
        </w:rPr>
      </w:pPr>
    </w:p>
    <w:p w14:paraId="684E0685" w14:textId="77777777" w:rsidR="00D02F9F" w:rsidRDefault="00D02F9F" w:rsidP="00AB1874">
      <w:pPr>
        <w:rPr>
          <w:rFonts w:ascii="ＭＳ ゴシック" w:eastAsia="ＭＳ ゴシック" w:hAnsi="ＭＳ ゴシック"/>
          <w:sz w:val="24"/>
          <w:szCs w:val="24"/>
        </w:rPr>
      </w:pPr>
    </w:p>
    <w:p w14:paraId="5180DE7B" w14:textId="77777777" w:rsidR="00D02F9F" w:rsidRDefault="00D02F9F" w:rsidP="00AB1874">
      <w:pPr>
        <w:rPr>
          <w:rFonts w:ascii="ＭＳ ゴシック" w:eastAsia="ＭＳ ゴシック" w:hAnsi="ＭＳ ゴシック"/>
          <w:sz w:val="24"/>
          <w:szCs w:val="24"/>
        </w:rPr>
      </w:pPr>
    </w:p>
    <w:p w14:paraId="6044E533" w14:textId="77777777" w:rsidR="00D02F9F" w:rsidRDefault="00D02F9F" w:rsidP="00AB1874">
      <w:pPr>
        <w:rPr>
          <w:rFonts w:ascii="ＭＳ ゴシック" w:eastAsia="ＭＳ ゴシック" w:hAnsi="ＭＳ ゴシック"/>
          <w:sz w:val="24"/>
          <w:szCs w:val="24"/>
        </w:rPr>
      </w:pPr>
    </w:p>
    <w:p w14:paraId="4EC7A883" w14:textId="77777777" w:rsidR="00D02F9F" w:rsidRDefault="00D02F9F" w:rsidP="00AB1874">
      <w:pPr>
        <w:rPr>
          <w:rFonts w:ascii="ＭＳ ゴシック" w:eastAsia="ＭＳ ゴシック" w:hAnsi="ＭＳ ゴシック"/>
          <w:sz w:val="24"/>
          <w:szCs w:val="24"/>
        </w:rPr>
      </w:pPr>
    </w:p>
    <w:p w14:paraId="631EF74F" w14:textId="77777777" w:rsidR="00D02F9F" w:rsidRDefault="00D02F9F" w:rsidP="00AB1874">
      <w:pPr>
        <w:rPr>
          <w:rFonts w:ascii="ＭＳ ゴシック" w:eastAsia="ＭＳ ゴシック" w:hAnsi="ＭＳ ゴシック"/>
          <w:sz w:val="24"/>
          <w:szCs w:val="24"/>
        </w:rPr>
      </w:pPr>
    </w:p>
    <w:p w14:paraId="1B3401A3" w14:textId="77777777" w:rsidR="00D02F9F" w:rsidRDefault="00D02F9F" w:rsidP="00AB1874">
      <w:pPr>
        <w:rPr>
          <w:rFonts w:ascii="ＭＳ ゴシック" w:eastAsia="ＭＳ ゴシック" w:hAnsi="ＭＳ ゴシック"/>
          <w:sz w:val="24"/>
          <w:szCs w:val="24"/>
        </w:rPr>
      </w:pPr>
    </w:p>
    <w:p w14:paraId="7AFB5533" w14:textId="77777777" w:rsidR="00D02F9F" w:rsidRDefault="00D02F9F" w:rsidP="00AB1874">
      <w:pPr>
        <w:rPr>
          <w:rFonts w:ascii="ＭＳ ゴシック" w:eastAsia="ＭＳ ゴシック" w:hAnsi="ＭＳ ゴシック"/>
          <w:sz w:val="24"/>
          <w:szCs w:val="24"/>
        </w:rPr>
      </w:pPr>
    </w:p>
    <w:p w14:paraId="0B507A83" w14:textId="77777777" w:rsidR="00D02F9F" w:rsidRPr="005642AA" w:rsidRDefault="00D02F9F" w:rsidP="00AB1874">
      <w:pPr>
        <w:rPr>
          <w:rFonts w:ascii="ＭＳ ゴシック" w:eastAsia="ＭＳ ゴシック" w:hAnsi="ＭＳ ゴシック"/>
          <w:sz w:val="24"/>
          <w:szCs w:val="24"/>
        </w:rPr>
      </w:pPr>
    </w:p>
    <w:p w14:paraId="01C43A10" w14:textId="77777777" w:rsidR="008721D0" w:rsidRDefault="008721D0">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59A4956B" w14:textId="7DA36E1D" w:rsidR="00B4256E" w:rsidRDefault="00336B6D" w:rsidP="00AB1874">
      <w:pPr>
        <w:rPr>
          <w:rFonts w:ascii="ＭＳ ゴシック" w:eastAsia="ＭＳ ゴシック" w:hAnsi="ＭＳ ゴシック"/>
          <w:sz w:val="24"/>
          <w:szCs w:val="24"/>
        </w:rPr>
      </w:pPr>
      <w:r w:rsidRPr="00336B6D">
        <w:rPr>
          <w:rFonts w:ascii="ＭＳ ゴシック" w:eastAsia="ＭＳ ゴシック" w:hAnsi="ＭＳ ゴシック" w:hint="eastAsia"/>
          <w:sz w:val="24"/>
          <w:szCs w:val="24"/>
        </w:rPr>
        <w:t>＜</w:t>
      </w:r>
      <w:r w:rsidR="00125BC4">
        <w:rPr>
          <w:rFonts w:ascii="ＭＳ ゴシック" w:eastAsia="ＭＳ ゴシック" w:hAnsi="ＭＳ ゴシック" w:hint="eastAsia"/>
          <w:sz w:val="24"/>
          <w:szCs w:val="24"/>
        </w:rPr>
        <w:t>キャンプ飯</w:t>
      </w:r>
      <w:r w:rsidR="006A2D45">
        <w:rPr>
          <w:rFonts w:ascii="ＭＳ ゴシック" w:eastAsia="ＭＳ ゴシック" w:hAnsi="ＭＳ ゴシック" w:hint="eastAsia"/>
          <w:sz w:val="24"/>
          <w:szCs w:val="24"/>
        </w:rPr>
        <w:t>閲覧画面</w:t>
      </w:r>
      <w:r w:rsidRPr="00336B6D">
        <w:rPr>
          <w:rFonts w:ascii="ＭＳ ゴシック" w:eastAsia="ＭＳ ゴシック" w:hAnsi="ＭＳ ゴシック" w:hint="eastAsia"/>
          <w:sz w:val="24"/>
          <w:szCs w:val="24"/>
        </w:rPr>
        <w:t>＞</w:t>
      </w:r>
    </w:p>
    <w:p w14:paraId="2C1B3E3A" w14:textId="34EBDC5B" w:rsidR="00336B6D" w:rsidRDefault="008721D0"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0" behindDoc="0" locked="0" layoutInCell="1" allowOverlap="1" wp14:anchorId="3936AA31" wp14:editId="77EF8A5E">
                <wp:simplePos x="0" y="0"/>
                <wp:positionH relativeFrom="margin">
                  <wp:align>right</wp:align>
                </wp:positionH>
                <wp:positionV relativeFrom="paragraph">
                  <wp:posOffset>53975</wp:posOffset>
                </wp:positionV>
                <wp:extent cx="3611880" cy="2836506"/>
                <wp:effectExtent l="0" t="0" r="7620" b="2540"/>
                <wp:wrapNone/>
                <wp:docPr id="892045922" name="テキスト ボックス 32"/>
                <wp:cNvGraphicFramePr/>
                <a:graphic xmlns:a="http://schemas.openxmlformats.org/drawingml/2006/main">
                  <a:graphicData uri="http://schemas.microsoft.com/office/word/2010/wordprocessingShape">
                    <wps:wsp>
                      <wps:cNvSpPr txBox="1"/>
                      <wps:spPr>
                        <a:xfrm>
                          <a:off x="0" y="0"/>
                          <a:ext cx="3611880" cy="2836506"/>
                        </a:xfrm>
                        <a:prstGeom prst="rect">
                          <a:avLst/>
                        </a:prstGeom>
                        <a:solidFill>
                          <a:schemeClr val="lt1"/>
                        </a:solidFill>
                        <a:ln w="6350">
                          <a:noFill/>
                        </a:ln>
                      </wps:spPr>
                      <wps:txbx>
                        <w:txbxContent>
                          <w:p w14:paraId="0EA5FF45" w14:textId="0D7ECE9A"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アプリを使用しているユーザーが投稿した浜松の食材を使用したキャンプ飯</w:t>
                            </w:r>
                            <w:r w:rsidR="0049146F">
                              <w:rPr>
                                <w:rFonts w:ascii="ＭＳ ゴシック" w:eastAsia="ＭＳ ゴシック" w:hAnsi="ＭＳ ゴシック" w:hint="eastAsia"/>
                                <w:sz w:val="24"/>
                                <w:szCs w:val="24"/>
                              </w:rPr>
                              <w:t>と事前に用意されているレシピ（これらは私たちで追加します）</w:t>
                            </w:r>
                            <w:r>
                              <w:rPr>
                                <w:rFonts w:ascii="ＭＳ ゴシック" w:eastAsia="ＭＳ ゴシック" w:hAnsi="ＭＳ ゴシック" w:hint="eastAsia"/>
                                <w:sz w:val="24"/>
                                <w:szCs w:val="24"/>
                              </w:rPr>
                              <w:t>を閲覧することができる画面です。マップ機能と同様にタグ機能が搭載されているため、</w:t>
                            </w:r>
                            <w:r w:rsidR="0049146F">
                              <w:rPr>
                                <w:rFonts w:ascii="ＭＳ ゴシック" w:eastAsia="ＭＳ ゴシック" w:hAnsi="ＭＳ ゴシック" w:hint="eastAsia"/>
                                <w:sz w:val="24"/>
                                <w:szCs w:val="24"/>
                              </w:rPr>
                              <w:t>料理が得意な人、苦手な人、初心者、上級者など</w:t>
                            </w:r>
                            <w:r w:rsidR="001F6D44">
                              <w:rPr>
                                <w:rFonts w:ascii="ＭＳ ゴシック" w:eastAsia="ＭＳ ゴシック" w:hAnsi="ＭＳ ゴシック" w:hint="eastAsia"/>
                                <w:sz w:val="24"/>
                                <w:szCs w:val="24"/>
                              </w:rPr>
                              <w:t>すべての人が自分にあった料理を作ることができます。例えば家康くんカレーでは</w:t>
                            </w:r>
                            <w:r w:rsidR="006D7DD0">
                              <w:rPr>
                                <w:rFonts w:ascii="ＭＳ ゴシック" w:eastAsia="ＭＳ ゴシック" w:hAnsi="ＭＳ ゴシック" w:hint="eastAsia"/>
                                <w:sz w:val="24"/>
                                <w:szCs w:val="24"/>
                              </w:rPr>
                              <w:t>、</w:t>
                            </w:r>
                            <w:r w:rsidR="006D7DD0" w:rsidRPr="006D7DD0">
                              <w:rPr>
                                <w:rFonts w:ascii="ＭＳ ゴシック" w:eastAsia="ＭＳ ゴシック" w:hAnsi="ＭＳ ゴシック" w:hint="eastAsia"/>
                                <w:sz w:val="24"/>
                                <w:szCs w:val="24"/>
                              </w:rPr>
                              <w:t>三方原馬鈴薯</w:t>
                            </w:r>
                            <w:r w:rsidR="006D7DD0">
                              <w:rPr>
                                <w:rFonts w:ascii="ＭＳ ゴシック" w:eastAsia="ＭＳ ゴシック" w:hAnsi="ＭＳ ゴシック" w:hint="eastAsia"/>
                                <w:sz w:val="24"/>
                                <w:szCs w:val="24"/>
                              </w:rPr>
                              <w:t>を使ったカレーのレシピとなっていて、</w:t>
                            </w:r>
                            <w:r w:rsidR="00634487">
                              <w:rPr>
                                <w:rFonts w:ascii="ＭＳ ゴシック" w:eastAsia="ＭＳ ゴシック" w:hAnsi="ＭＳ ゴシック" w:hint="eastAsia"/>
                                <w:sz w:val="24"/>
                                <w:szCs w:val="24"/>
                              </w:rPr>
                              <w:t>地産地消を促す他、観光客には浜松の食材がこれほどおいしいのかという魅力を伝えることにもつながります。</w:t>
                            </w:r>
                          </w:p>
                          <w:p w14:paraId="0F9238B9" w14:textId="77777777" w:rsidR="008721D0" w:rsidRPr="008721D0" w:rsidRDefault="008721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6AA31" id="テキスト ボックス 32" o:spid="_x0000_s1040" type="#_x0000_t202" style="position:absolute;left:0;text-align:left;margin-left:233.2pt;margin-top:4.25pt;width:284.4pt;height:223.35pt;z-index:251658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" fillcolor="white [3201]" stroked="f" strokeweight=".5pt">
                <v:textbox>
                  <w:txbxContent>
                    <w:p w14:paraId="0EA5FF45" w14:textId="0D7ECE9A"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アプリを使用しているユーザーが投稿した浜松の食材を使用したキャンプ飯</w:t>
                      </w:r>
                      <w:r w:rsidR="0049146F">
                        <w:rPr>
                          <w:rFonts w:ascii="ＭＳ ゴシック" w:eastAsia="ＭＳ ゴシック" w:hAnsi="ＭＳ ゴシック" w:hint="eastAsia"/>
                          <w:sz w:val="24"/>
                          <w:szCs w:val="24"/>
                        </w:rPr>
                        <w:t>と事前に用意されているレシピ（これらは私たちで追加します）</w:t>
                      </w:r>
                      <w:r>
                        <w:rPr>
                          <w:rFonts w:ascii="ＭＳ ゴシック" w:eastAsia="ＭＳ ゴシック" w:hAnsi="ＭＳ ゴシック" w:hint="eastAsia"/>
                          <w:sz w:val="24"/>
                          <w:szCs w:val="24"/>
                        </w:rPr>
                        <w:t>を閲覧することができる画面です。マップ機能と同様にタグ機能が搭載されているため、</w:t>
                      </w:r>
                      <w:r w:rsidR="0049146F">
                        <w:rPr>
                          <w:rFonts w:ascii="ＭＳ ゴシック" w:eastAsia="ＭＳ ゴシック" w:hAnsi="ＭＳ ゴシック" w:hint="eastAsia"/>
                          <w:sz w:val="24"/>
                          <w:szCs w:val="24"/>
                        </w:rPr>
                        <w:t>料理が得意な人、苦手な人、初心者、上級者など</w:t>
                      </w:r>
                      <w:r w:rsidR="001F6D44">
                        <w:rPr>
                          <w:rFonts w:ascii="ＭＳ ゴシック" w:eastAsia="ＭＳ ゴシック" w:hAnsi="ＭＳ ゴシック" w:hint="eastAsia"/>
                          <w:sz w:val="24"/>
                          <w:szCs w:val="24"/>
                        </w:rPr>
                        <w:t>すべての人が自分にあった料理を作ることができます。例えば家康くんカレーでは</w:t>
                      </w:r>
                      <w:r w:rsidR="006D7DD0">
                        <w:rPr>
                          <w:rFonts w:ascii="ＭＳ ゴシック" w:eastAsia="ＭＳ ゴシック" w:hAnsi="ＭＳ ゴシック" w:hint="eastAsia"/>
                          <w:sz w:val="24"/>
                          <w:szCs w:val="24"/>
                        </w:rPr>
                        <w:t>、</w:t>
                      </w:r>
                      <w:r w:rsidR="006D7DD0" w:rsidRPr="006D7DD0">
                        <w:rPr>
                          <w:rFonts w:ascii="ＭＳ ゴシック" w:eastAsia="ＭＳ ゴシック" w:hAnsi="ＭＳ ゴシック" w:hint="eastAsia"/>
                          <w:sz w:val="24"/>
                          <w:szCs w:val="24"/>
                        </w:rPr>
                        <w:t>三方原馬鈴薯</w:t>
                      </w:r>
                      <w:r w:rsidR="006D7DD0">
                        <w:rPr>
                          <w:rFonts w:ascii="ＭＳ ゴシック" w:eastAsia="ＭＳ ゴシック" w:hAnsi="ＭＳ ゴシック" w:hint="eastAsia"/>
                          <w:sz w:val="24"/>
                          <w:szCs w:val="24"/>
                        </w:rPr>
                        <w:t>を使ったカレーのレシピとなっていて、</w:t>
                      </w:r>
                      <w:r w:rsidR="00634487">
                        <w:rPr>
                          <w:rFonts w:ascii="ＭＳ ゴシック" w:eastAsia="ＭＳ ゴシック" w:hAnsi="ＭＳ ゴシック" w:hint="eastAsia"/>
                          <w:sz w:val="24"/>
                          <w:szCs w:val="24"/>
                        </w:rPr>
                        <w:t>地産地消を促す他、観光客には浜松の食材がこれほどおいしいのかという魅力を伝えることにもつながります。</w:t>
                      </w:r>
                    </w:p>
                    <w:p w14:paraId="0F9238B9" w14:textId="77777777" w:rsidR="008721D0" w:rsidRPr="008721D0" w:rsidRDefault="008721D0"/>
                  </w:txbxContent>
                </v:textbox>
                <w10:wrap anchorx="margin"/>
              </v:shape>
            </w:pict>
          </mc:Fallback>
        </mc:AlternateContent>
      </w:r>
      <w:r w:rsidR="00336B6D">
        <w:rPr>
          <w:rFonts w:ascii="ＭＳ ゴシック" w:eastAsia="ＭＳ ゴシック" w:hAnsi="ＭＳ ゴシック"/>
          <w:noProof/>
          <w:sz w:val="24"/>
          <w:szCs w:val="24"/>
        </w:rPr>
        <w:drawing>
          <wp:inline distT="0" distB="0" distL="0" distR="0" wp14:anchorId="57715723" wp14:editId="591BFB2E">
            <wp:extent cx="1662905" cy="2878560"/>
            <wp:effectExtent l="0" t="0" r="0" b="0"/>
            <wp:docPr id="17887676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762" name="図 178876762"/>
                    <pic:cNvPicPr/>
                  </pic:nvPicPr>
                  <pic:blipFill rotWithShape="1">
                    <a:blip r:embed="rId29" cstate="print">
                      <a:extLst>
                        <a:ext uri="{28A0092B-C50C-407E-A947-70E740481C1C}">
                          <a14:useLocalDpi xmlns:a14="http://schemas.microsoft.com/office/drawing/2010/main" val="0"/>
                        </a:ext>
                      </a:extLst>
                    </a:blip>
                    <a:srcRect r="16574"/>
                    <a:stretch>
                      <a:fillRect/>
                    </a:stretch>
                  </pic:blipFill>
                  <pic:spPr bwMode="auto">
                    <a:xfrm>
                      <a:off x="0" y="0"/>
                      <a:ext cx="1662905" cy="2878560"/>
                    </a:xfrm>
                    <a:prstGeom prst="rect">
                      <a:avLst/>
                    </a:prstGeom>
                    <a:ln>
                      <a:noFill/>
                    </a:ln>
                    <a:extLst>
                      <a:ext uri="{53640926-AAD7-44D8-BBD7-CCE9431645EC}">
                        <a14:shadowObscured xmlns:a14="http://schemas.microsoft.com/office/drawing/2010/main"/>
                      </a:ext>
                    </a:extLst>
                  </pic:spPr>
                </pic:pic>
              </a:graphicData>
            </a:graphic>
          </wp:inline>
        </w:drawing>
      </w:r>
    </w:p>
    <w:p w14:paraId="280E99D3" w14:textId="3170721B" w:rsidR="00BF0BC6" w:rsidRDefault="00BF0BC6" w:rsidP="00AB1874">
      <w:pPr>
        <w:rPr>
          <w:rFonts w:ascii="ＭＳ ゴシック" w:eastAsia="ＭＳ ゴシック" w:hAnsi="ＭＳ ゴシック"/>
          <w:sz w:val="24"/>
          <w:szCs w:val="24"/>
        </w:rPr>
      </w:pPr>
    </w:p>
    <w:p w14:paraId="41D63D4A" w14:textId="77777777" w:rsidR="00E92407" w:rsidRDefault="00E92407" w:rsidP="00AB1874">
      <w:pPr>
        <w:rPr>
          <w:rFonts w:ascii="ＭＳ ゴシック" w:eastAsia="ＭＳ ゴシック" w:hAnsi="ＭＳ ゴシック"/>
          <w:sz w:val="24"/>
          <w:szCs w:val="24"/>
        </w:rPr>
      </w:pPr>
    </w:p>
    <w:p w14:paraId="7BED5A95" w14:textId="3B586116" w:rsidR="00336B6D" w:rsidRDefault="006B160D"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＜キャンプ飯投稿画面＞</w:t>
      </w:r>
    </w:p>
    <w:p w14:paraId="6182DBAA" w14:textId="27D79EB3" w:rsidR="00336B6D" w:rsidRDefault="008721D0"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1" behindDoc="0" locked="0" layoutInCell="1" allowOverlap="1" wp14:anchorId="322C35D0" wp14:editId="306BF828">
                <wp:simplePos x="0" y="0"/>
                <wp:positionH relativeFrom="margin">
                  <wp:align>right</wp:align>
                </wp:positionH>
                <wp:positionV relativeFrom="paragraph">
                  <wp:posOffset>130810</wp:posOffset>
                </wp:positionV>
                <wp:extent cx="3611880" cy="1800225"/>
                <wp:effectExtent l="0" t="0" r="7620" b="9525"/>
                <wp:wrapNone/>
                <wp:docPr id="1921465130" name="テキスト ボックス 32"/>
                <wp:cNvGraphicFramePr/>
                <a:graphic xmlns:a="http://schemas.openxmlformats.org/drawingml/2006/main">
                  <a:graphicData uri="http://schemas.microsoft.com/office/word/2010/wordprocessingShape">
                    <wps:wsp>
                      <wps:cNvSpPr txBox="1"/>
                      <wps:spPr>
                        <a:xfrm>
                          <a:off x="0" y="0"/>
                          <a:ext cx="3611880" cy="1800225"/>
                        </a:xfrm>
                        <a:prstGeom prst="rect">
                          <a:avLst/>
                        </a:prstGeom>
                        <a:solidFill>
                          <a:schemeClr val="lt1"/>
                        </a:solidFill>
                        <a:ln w="6350">
                          <a:noFill/>
                        </a:ln>
                      </wps:spPr>
                      <wps:txbx>
                        <w:txbxContent>
                          <w:p w14:paraId="4B438FD8" w14:textId="193F6E20"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実際にキャンプ飯のレシピの投稿をする画面です。投稿するキャンプ飯のタグをマップ機能と同様に最大3つまで項目から選択、削除も可能です。また、レシピの詳細とともに写真の投稿もする</w:t>
                            </w:r>
                            <w:r w:rsidR="00E92407">
                              <w:rPr>
                                <w:rFonts w:ascii="ＭＳ ゴシック" w:eastAsia="ＭＳ ゴシック" w:hAnsi="ＭＳ ゴシック" w:hint="eastAsia"/>
                                <w:sz w:val="24"/>
                                <w:szCs w:val="24"/>
                              </w:rPr>
                              <w:t xml:space="preserve">　</w:t>
                            </w:r>
                            <w:r>
                              <w:rPr>
                                <w:rFonts w:ascii="ＭＳ ゴシック" w:eastAsia="ＭＳ ゴシック" w:hAnsi="ＭＳ ゴシック" w:hint="eastAsia"/>
                                <w:sz w:val="24"/>
                                <w:szCs w:val="24"/>
                              </w:rPr>
                              <w:t>ことができます。全て選択、入力が完了したら、</w:t>
                            </w:r>
                            <w:r w:rsidR="00E92407">
                              <w:rPr>
                                <w:rFonts w:ascii="ＭＳ ゴシック" w:eastAsia="ＭＳ ゴシック" w:hAnsi="ＭＳ ゴシック" w:hint="eastAsia"/>
                                <w:sz w:val="24"/>
                                <w:szCs w:val="24"/>
                              </w:rPr>
                              <w:t xml:space="preserve">　　</w:t>
                            </w:r>
                            <w:r>
                              <w:rPr>
                                <w:rFonts w:ascii="ＭＳ ゴシック" w:eastAsia="ＭＳ ゴシック" w:hAnsi="ＭＳ ゴシック" w:hint="eastAsia"/>
                                <w:sz w:val="24"/>
                                <w:szCs w:val="24"/>
                              </w:rPr>
                              <w:t>「投稿する」を押すと、実際にキャンプ飯閲覧画面に反映されます。</w:t>
                            </w:r>
                          </w:p>
                          <w:p w14:paraId="3157C365" w14:textId="77777777" w:rsidR="008721D0" w:rsidRPr="008721D0" w:rsidRDefault="008721D0" w:rsidP="008721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C35D0" id="_x0000_s1041" type="#_x0000_t202" style="position:absolute;left:0;text-align:left;margin-left:233.2pt;margin-top:10.3pt;width:284.4pt;height:141.75pt;z-index:25165828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knhMQIAAF0EAAAOAAAAZHJzL2Uyb0RvYy54bWysVE1v2zAMvQ/YfxB0X2ynS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" fillcolor="white [3201]" stroked="f" strokeweight=".5pt">
                <v:textbox>
                  <w:txbxContent>
                    <w:p w14:paraId="4B438FD8" w14:textId="193F6E20"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実際にキャンプ飯のレシピの投稿をする画面です。投稿するキャンプ飯のタグをマップ機能と同様に最大3つまで項目から選択、削除も可能です。また、レシピの詳細とともに写真の投稿もする</w:t>
                      </w:r>
                      <w:r w:rsidR="00E92407">
                        <w:rPr>
                          <w:rFonts w:ascii="ＭＳ ゴシック" w:eastAsia="ＭＳ ゴシック" w:hAnsi="ＭＳ ゴシック" w:hint="eastAsia"/>
                          <w:sz w:val="24"/>
                          <w:szCs w:val="24"/>
                        </w:rPr>
                        <w:t xml:space="preserve">　</w:t>
                      </w:r>
                      <w:r>
                        <w:rPr>
                          <w:rFonts w:ascii="ＭＳ ゴシック" w:eastAsia="ＭＳ ゴシック" w:hAnsi="ＭＳ ゴシック" w:hint="eastAsia"/>
                          <w:sz w:val="24"/>
                          <w:szCs w:val="24"/>
                        </w:rPr>
                        <w:t>ことができます。全て選択、入力が完了したら、</w:t>
                      </w:r>
                      <w:r w:rsidR="00E92407">
                        <w:rPr>
                          <w:rFonts w:ascii="ＭＳ ゴシック" w:eastAsia="ＭＳ ゴシック" w:hAnsi="ＭＳ ゴシック" w:hint="eastAsia"/>
                          <w:sz w:val="24"/>
                          <w:szCs w:val="24"/>
                        </w:rPr>
                        <w:t xml:space="preserve">　　</w:t>
                      </w:r>
                      <w:r>
                        <w:rPr>
                          <w:rFonts w:ascii="ＭＳ ゴシック" w:eastAsia="ＭＳ ゴシック" w:hAnsi="ＭＳ ゴシック" w:hint="eastAsia"/>
                          <w:sz w:val="24"/>
                          <w:szCs w:val="24"/>
                        </w:rPr>
                        <w:t>「投稿する」を押すと、実際にキャンプ飯閲覧画面に反映されます。</w:t>
                      </w:r>
                    </w:p>
                    <w:p w14:paraId="3157C365" w14:textId="77777777" w:rsidR="008721D0" w:rsidRPr="008721D0" w:rsidRDefault="008721D0" w:rsidP="008721D0"/>
                  </w:txbxContent>
                </v:textbox>
                <w10:wrap anchorx="margin"/>
              </v:shape>
            </w:pict>
          </mc:Fallback>
        </mc:AlternateContent>
      </w:r>
      <w:r w:rsidR="00634487">
        <w:rPr>
          <w:rFonts w:ascii="ＭＳ ゴシック" w:eastAsia="ＭＳ ゴシック" w:hAnsi="ＭＳ ゴシック"/>
          <w:noProof/>
          <w:sz w:val="24"/>
          <w:szCs w:val="24"/>
          <w:u w:val="single"/>
        </w:rPr>
        <w:drawing>
          <wp:anchor distT="0" distB="0" distL="114300" distR="114300" simplePos="0" relativeHeight="251658287" behindDoc="1" locked="0" layoutInCell="1" allowOverlap="1" wp14:anchorId="23D22BDE" wp14:editId="26B07B1B">
            <wp:simplePos x="0" y="0"/>
            <wp:positionH relativeFrom="column">
              <wp:posOffset>0</wp:posOffset>
            </wp:positionH>
            <wp:positionV relativeFrom="paragraph">
              <wp:posOffset>227330</wp:posOffset>
            </wp:positionV>
            <wp:extent cx="1627294" cy="2878560"/>
            <wp:effectExtent l="0" t="0" r="0" b="0"/>
            <wp:wrapTight wrapText="bothSides">
              <wp:wrapPolygon edited="0">
                <wp:start x="1770" y="0"/>
                <wp:lineTo x="0" y="715"/>
                <wp:lineTo x="0" y="20728"/>
                <wp:lineTo x="1518" y="21443"/>
                <wp:lineTo x="1770" y="21443"/>
                <wp:lineTo x="19475" y="21443"/>
                <wp:lineTo x="19728" y="21443"/>
                <wp:lineTo x="21246" y="20728"/>
                <wp:lineTo x="21246" y="715"/>
                <wp:lineTo x="19475" y="0"/>
                <wp:lineTo x="1770" y="0"/>
              </wp:wrapPolygon>
            </wp:wrapTight>
            <wp:docPr id="1744216017"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3179" name="図 1448693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27294" cy="2878560"/>
                    </a:xfrm>
                    <a:prstGeom prst="rect">
                      <a:avLst/>
                    </a:prstGeom>
                  </pic:spPr>
                </pic:pic>
              </a:graphicData>
            </a:graphic>
            <wp14:sizeRelH relativeFrom="margin">
              <wp14:pctWidth>0</wp14:pctWidth>
            </wp14:sizeRelH>
            <wp14:sizeRelV relativeFrom="margin">
              <wp14:pctHeight>0</wp14:pctHeight>
            </wp14:sizeRelV>
          </wp:anchor>
        </w:drawing>
      </w:r>
    </w:p>
    <w:p w14:paraId="3D2E35B7" w14:textId="77777777" w:rsidR="00851DBD" w:rsidRDefault="00851DBD">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30995A94" w14:textId="0CDB1F15" w:rsidR="003B0404" w:rsidRPr="00F9762A" w:rsidRDefault="003B0404"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＜はまトラ画面(初期)＞</w:t>
      </w:r>
    </w:p>
    <w:p w14:paraId="6040E030" w14:textId="00293BFB" w:rsidR="00336B6D" w:rsidRDefault="008721D0"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2" behindDoc="0" locked="0" layoutInCell="1" allowOverlap="1" wp14:anchorId="18D02720" wp14:editId="60724D24">
                <wp:simplePos x="0" y="0"/>
                <wp:positionH relativeFrom="margin">
                  <wp:align>right</wp:align>
                </wp:positionH>
                <wp:positionV relativeFrom="paragraph">
                  <wp:posOffset>107950</wp:posOffset>
                </wp:positionV>
                <wp:extent cx="3611880" cy="1800225"/>
                <wp:effectExtent l="0" t="0" r="7620" b="9525"/>
                <wp:wrapNone/>
                <wp:docPr id="571502848" name="テキスト ボックス 32"/>
                <wp:cNvGraphicFramePr/>
                <a:graphic xmlns:a="http://schemas.openxmlformats.org/drawingml/2006/main">
                  <a:graphicData uri="http://schemas.microsoft.com/office/word/2010/wordprocessingShape">
                    <wps:wsp>
                      <wps:cNvSpPr txBox="1"/>
                      <wps:spPr>
                        <a:xfrm>
                          <a:off x="0" y="0"/>
                          <a:ext cx="3611880" cy="1800225"/>
                        </a:xfrm>
                        <a:prstGeom prst="rect">
                          <a:avLst/>
                        </a:prstGeom>
                        <a:solidFill>
                          <a:schemeClr val="lt1"/>
                        </a:solidFill>
                        <a:ln w="6350">
                          <a:noFill/>
                        </a:ln>
                      </wps:spPr>
                      <wps:txbx>
                        <w:txbxContent>
                          <w:p w14:paraId="3ADA6182" w14:textId="339C84E6"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キャンプ場だけではなく、浜松市内全体の観光プランを作成してくれる機能です。四角の枠内にどのような旅行プランがいいか入力すると、AIによってプランが提案されます。これにより浜松市のキャンプ場だけではなく浜松市全体の魅力を知ることができます。</w:t>
                            </w:r>
                          </w:p>
                          <w:p w14:paraId="1E2E3779" w14:textId="77777777" w:rsidR="008721D0" w:rsidRPr="008721D0" w:rsidRDefault="008721D0" w:rsidP="008721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02720" id="_x0000_s1042" type="#_x0000_t202" style="position:absolute;left:0;text-align:left;margin-left:233.2pt;margin-top:8.5pt;width:284.4pt;height:141.75pt;z-index:2516582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hFMgIAAF0EAAAOAAAAZHJzL2Uyb0RvYy54bWysVE1v2zAMvQ/YfxB0X2ynS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" fillcolor="white [3201]" stroked="f" strokeweight=".5pt">
                <v:textbox>
                  <w:txbxContent>
                    <w:p w14:paraId="3ADA6182" w14:textId="339C84E6"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キャンプ場だけではなく、浜松市内全体の観光プランを作成してくれる機能です。四角の枠内にどのような旅行プランがいいか入力すると、AIによってプランが提案されます。これにより浜松市のキャンプ場だけではなく浜松市全体の魅力を知ることができます。</w:t>
                      </w:r>
                    </w:p>
                    <w:p w14:paraId="1E2E3779" w14:textId="77777777" w:rsidR="008721D0" w:rsidRPr="008721D0" w:rsidRDefault="008721D0" w:rsidP="008721D0"/>
                  </w:txbxContent>
                </v:textbox>
                <w10:wrap anchorx="margin"/>
              </v:shape>
            </w:pict>
          </mc:Fallback>
        </mc:AlternateContent>
      </w:r>
      <w:r w:rsidR="00512716">
        <w:rPr>
          <w:rFonts w:ascii="ＭＳ ゴシック" w:eastAsia="ＭＳ ゴシック" w:hAnsi="ＭＳ ゴシック"/>
          <w:noProof/>
          <w:sz w:val="24"/>
          <w:szCs w:val="24"/>
        </w:rPr>
        <w:drawing>
          <wp:inline distT="0" distB="0" distL="0" distR="0" wp14:anchorId="48EEAD87" wp14:editId="4ACFFA09">
            <wp:extent cx="1627609" cy="2878560"/>
            <wp:effectExtent l="0" t="0" r="0" b="0"/>
            <wp:docPr id="1890382125"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2125" name="図 18903821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7609" cy="2878560"/>
                    </a:xfrm>
                    <a:prstGeom prst="rect">
                      <a:avLst/>
                    </a:prstGeom>
                  </pic:spPr>
                </pic:pic>
              </a:graphicData>
            </a:graphic>
          </wp:inline>
        </w:drawing>
      </w:r>
    </w:p>
    <w:p w14:paraId="13F0866C" w14:textId="535FB82A" w:rsidR="00336B6D" w:rsidRDefault="00336B6D" w:rsidP="00AB1874">
      <w:pPr>
        <w:rPr>
          <w:rFonts w:ascii="ＭＳ ゴシック" w:eastAsia="ＭＳ ゴシック" w:hAnsi="ＭＳ ゴシック"/>
          <w:sz w:val="24"/>
          <w:szCs w:val="24"/>
        </w:rPr>
      </w:pPr>
    </w:p>
    <w:p w14:paraId="1A2901D2" w14:textId="77777777" w:rsidR="00E92407" w:rsidRDefault="00E92407" w:rsidP="00AB1874">
      <w:pPr>
        <w:rPr>
          <w:rFonts w:ascii="ＭＳ ゴシック" w:eastAsia="ＭＳ ゴシック" w:hAnsi="ＭＳ ゴシック"/>
          <w:sz w:val="24"/>
          <w:szCs w:val="24"/>
        </w:rPr>
      </w:pPr>
    </w:p>
    <w:p w14:paraId="76F30582" w14:textId="5DE75092" w:rsidR="00336B6D" w:rsidRDefault="00986B3C"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＜はまトラ(質問回答)＞</w:t>
      </w:r>
    </w:p>
    <w:p w14:paraId="6316522F" w14:textId="77777777"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3" behindDoc="0" locked="0" layoutInCell="1" allowOverlap="1" wp14:anchorId="62757C36" wp14:editId="378AC85A">
                <wp:simplePos x="0" y="0"/>
                <wp:positionH relativeFrom="margin">
                  <wp:align>right</wp:align>
                </wp:positionH>
                <wp:positionV relativeFrom="paragraph">
                  <wp:posOffset>33655</wp:posOffset>
                </wp:positionV>
                <wp:extent cx="3611880" cy="1068705"/>
                <wp:effectExtent l="0" t="0" r="7620" b="0"/>
                <wp:wrapNone/>
                <wp:docPr id="1606322465" name="テキスト ボックス 32"/>
                <wp:cNvGraphicFramePr/>
                <a:graphic xmlns:a="http://schemas.openxmlformats.org/drawingml/2006/main">
                  <a:graphicData uri="http://schemas.microsoft.com/office/word/2010/wordprocessingShape">
                    <wps:wsp>
                      <wps:cNvSpPr txBox="1"/>
                      <wps:spPr>
                        <a:xfrm>
                          <a:off x="0" y="0"/>
                          <a:ext cx="3611880" cy="1068705"/>
                        </a:xfrm>
                        <a:prstGeom prst="rect">
                          <a:avLst/>
                        </a:prstGeom>
                        <a:solidFill>
                          <a:schemeClr val="lt1"/>
                        </a:solidFill>
                        <a:ln w="6350">
                          <a:noFill/>
                        </a:ln>
                      </wps:spPr>
                      <wps:txbx>
                        <w:txbxContent>
                          <w:p w14:paraId="5EC18598" w14:textId="43B19422" w:rsidR="008721D0" w:rsidRPr="008721D0" w:rsidRDefault="008721D0" w:rsidP="008721D0">
                            <w:r>
                              <w:rPr>
                                <w:rFonts w:ascii="ＭＳ ゴシック" w:eastAsia="ＭＳ ゴシック" w:hAnsi="ＭＳ ゴシック" w:hint="eastAsia"/>
                                <w:sz w:val="24"/>
                                <w:szCs w:val="24"/>
                              </w:rPr>
                              <w:t>この画面は、実際にプランを提供してもらった画面です。自分がしたい旅行プランの詳細を入力し送信してください。時間帯から内容、交通方法までのプランを提案してくれます。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57C36" id="_x0000_s1043" type="#_x0000_t202" style="position:absolute;left:0;text-align:left;margin-left:233.2pt;margin-top:2.65pt;width:284.4pt;height:84.15pt;z-index:25165828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" fillcolor="white [3201]" stroked="f" strokeweight=".5pt">
                <v:textbox>
                  <w:txbxContent>
                    <w:p w14:paraId="5EC18598" w14:textId="43B19422" w:rsidR="008721D0" w:rsidRPr="008721D0" w:rsidRDefault="008721D0" w:rsidP="008721D0">
                      <w:r>
                        <w:rPr>
                          <w:rFonts w:ascii="ＭＳ ゴシック" w:eastAsia="ＭＳ ゴシック" w:hAnsi="ＭＳ ゴシック" w:hint="eastAsia"/>
                          <w:sz w:val="24"/>
                          <w:szCs w:val="24"/>
                        </w:rPr>
                        <w:t>この画面は、実際にプランを提供してもらった画面です。自分がしたい旅行プランの詳細を入力し送信してください。時間帯から内容、交通方法までのプランを提案してくれます。</w:t>
                      </w:r>
                    </w:p>
                  </w:txbxContent>
                </v:textbox>
                <w10:wrap anchorx="margin"/>
              </v:shape>
            </w:pict>
          </mc:Fallback>
        </mc:AlternateContent>
      </w:r>
      <w:r w:rsidR="00734C9B">
        <w:rPr>
          <w:rFonts w:ascii="ＭＳ ゴシック" w:eastAsia="ＭＳ ゴシック" w:hAnsi="ＭＳ ゴシック" w:hint="eastAsia"/>
          <w:noProof/>
          <w:sz w:val="24"/>
          <w:szCs w:val="24"/>
        </w:rPr>
        <w:drawing>
          <wp:inline distT="0" distB="0" distL="0" distR="0" wp14:anchorId="2CB3CE54" wp14:editId="684F71DC">
            <wp:extent cx="1627609" cy="2878560"/>
            <wp:effectExtent l="0" t="0" r="0" b="0"/>
            <wp:docPr id="729772467"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2467" name="図 7297724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27609" cy="2878560"/>
                    </a:xfrm>
                    <a:prstGeom prst="rect">
                      <a:avLst/>
                    </a:prstGeom>
                  </pic:spPr>
                </pic:pic>
              </a:graphicData>
            </a:graphic>
          </wp:inline>
        </w:drawing>
      </w:r>
    </w:p>
    <w:p w14:paraId="70522A4A" w14:textId="003AF2A1" w:rsidR="008721D0" w:rsidRPr="00336B6D" w:rsidRDefault="008721D0" w:rsidP="008721D0">
      <w:pPr>
        <w:rPr>
          <w:rFonts w:ascii="ＭＳ ゴシック" w:eastAsia="ＭＳ ゴシック" w:hAnsi="ＭＳ ゴシック"/>
          <w:sz w:val="24"/>
          <w:szCs w:val="24"/>
        </w:rPr>
      </w:pPr>
    </w:p>
    <w:p w14:paraId="3C28EE65" w14:textId="1B2D47DB" w:rsidR="00986B3C" w:rsidRDefault="00986B3C" w:rsidP="00AB1874">
      <w:pPr>
        <w:rPr>
          <w:rFonts w:ascii="ＭＳ ゴシック" w:eastAsia="ＭＳ ゴシック" w:hAnsi="ＭＳ ゴシック"/>
          <w:sz w:val="24"/>
          <w:szCs w:val="24"/>
        </w:rPr>
      </w:pPr>
    </w:p>
    <w:p w14:paraId="24EB4210" w14:textId="77777777" w:rsidR="008721D0" w:rsidRDefault="008721D0">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4F8B7659" w14:textId="573199EF" w:rsidR="00B4256E" w:rsidRDefault="00BB10F9" w:rsidP="00AB1874">
      <w:pPr>
        <w:rPr>
          <w:rFonts w:ascii="ＭＳ ゴシック" w:eastAsia="ＭＳ ゴシック" w:hAnsi="ＭＳ ゴシック"/>
          <w:sz w:val="24"/>
          <w:szCs w:val="24"/>
        </w:rPr>
      </w:pPr>
      <w:r w:rsidRPr="00BB10F9">
        <w:rPr>
          <w:rFonts w:ascii="ＭＳ ゴシック" w:eastAsia="ＭＳ ゴシック" w:hAnsi="ＭＳ ゴシック" w:hint="eastAsia"/>
          <w:sz w:val="24"/>
          <w:szCs w:val="24"/>
        </w:rPr>
        <w:t>＜</w:t>
      </w:r>
      <w:r w:rsidR="00932DD2">
        <w:rPr>
          <w:rFonts w:ascii="ＭＳ ゴシック" w:eastAsia="ＭＳ ゴシック" w:hAnsi="ＭＳ ゴシック" w:hint="eastAsia"/>
          <w:sz w:val="24"/>
          <w:szCs w:val="24"/>
        </w:rPr>
        <w:t>物々交換SNS</w:t>
      </w:r>
      <w:r w:rsidRPr="00BB10F9">
        <w:rPr>
          <w:rFonts w:ascii="ＭＳ ゴシック" w:eastAsia="ＭＳ ゴシック" w:hAnsi="ＭＳ ゴシック" w:hint="eastAsia"/>
          <w:sz w:val="24"/>
          <w:szCs w:val="24"/>
        </w:rPr>
        <w:t>＞</w:t>
      </w:r>
    </w:p>
    <w:p w14:paraId="1E274B38" w14:textId="7C32EDA0" w:rsidR="00BB10F9" w:rsidRDefault="008721D0"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4" behindDoc="0" locked="0" layoutInCell="1" allowOverlap="1" wp14:anchorId="48C605D5" wp14:editId="27DDC202">
                <wp:simplePos x="0" y="0"/>
                <wp:positionH relativeFrom="margin">
                  <wp:align>right</wp:align>
                </wp:positionH>
                <wp:positionV relativeFrom="paragraph">
                  <wp:posOffset>136525</wp:posOffset>
                </wp:positionV>
                <wp:extent cx="3611880" cy="1765935"/>
                <wp:effectExtent l="0" t="0" r="7620" b="5715"/>
                <wp:wrapNone/>
                <wp:docPr id="235901174" name="テキスト ボックス 32"/>
                <wp:cNvGraphicFramePr/>
                <a:graphic xmlns:a="http://schemas.openxmlformats.org/drawingml/2006/main">
                  <a:graphicData uri="http://schemas.microsoft.com/office/word/2010/wordprocessingShape">
                    <wps:wsp>
                      <wps:cNvSpPr txBox="1"/>
                      <wps:spPr>
                        <a:xfrm>
                          <a:off x="0" y="0"/>
                          <a:ext cx="3611880" cy="1765935"/>
                        </a:xfrm>
                        <a:prstGeom prst="rect">
                          <a:avLst/>
                        </a:prstGeom>
                        <a:solidFill>
                          <a:schemeClr val="lt1"/>
                        </a:solidFill>
                        <a:ln w="6350">
                          <a:noFill/>
                        </a:ln>
                      </wps:spPr>
                      <wps:txbx>
                        <w:txbxContent>
                          <w:p w14:paraId="3C258C7C" w14:textId="77777777"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同じキャンプ場利用者で不足した物と余分な物同士で交換することができます。こちらも、「マップ機能」、「キャンプ飯閲覧」と同様にタグを絞り込むことができます。実際に余分に持っている人が助けたいと思った人の「この人を助ける！！」を選択し、返信することができます。不足した人が </w:t>
                            </w:r>
                            <w:r w:rsidRPr="00507F54">
                              <w:rPr>
                                <w:rFonts w:ascii="ＭＳ ゴシック" w:eastAsia="ＭＳ ゴシック" w:hAnsi="ＭＳ ゴシック"/>
                                <w:noProof/>
                                <w:sz w:val="24"/>
                                <w:szCs w:val="24"/>
                              </w:rPr>
                              <w:drawing>
                                <wp:inline distT="0" distB="0" distL="0" distR="0" wp14:anchorId="078B444C" wp14:editId="04C7C385">
                                  <wp:extent cx="103367" cy="103367"/>
                                  <wp:effectExtent l="0" t="0" r="0" b="0"/>
                                  <wp:docPr id="1291289497" name="図 8">
                                    <a:extLst xmlns:a="http://schemas.openxmlformats.org/drawingml/2006/main">
                                      <a:ext uri="{FF2B5EF4-FFF2-40B4-BE49-F238E27FC236}">
                                        <a16:creationId xmlns:a16="http://schemas.microsoft.com/office/drawing/2014/main" id="{556EA332-DD48-3758-6A06-1DF558C5F4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556EA332-DD48-3758-6A06-1DF558C5F4E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7508" cy="107508"/>
                                          </a:xfrm>
                                          <a:prstGeom prst="rect">
                                            <a:avLst/>
                                          </a:prstGeom>
                                        </pic:spPr>
                                      </pic:pic>
                                    </a:graphicData>
                                  </a:graphic>
                                </wp:inline>
                              </w:drawing>
                            </w:r>
                            <w:r>
                              <w:rPr>
                                <w:rFonts w:ascii="ＭＳ ゴシック" w:eastAsia="ＭＳ ゴシック" w:hAnsi="ＭＳ ゴシック" w:hint="eastAsia"/>
                                <w:sz w:val="24"/>
                                <w:szCs w:val="24"/>
                              </w:rPr>
                              <w:t xml:space="preserve"> を押すと物々交換投稿画面に画面推移します。</w:t>
                            </w:r>
                          </w:p>
                          <w:p w14:paraId="23326035" w14:textId="3FF77180" w:rsidR="008721D0" w:rsidRPr="008721D0" w:rsidRDefault="008721D0" w:rsidP="008721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605D5" id="_x0000_s1044" type="#_x0000_t202" style="position:absolute;left:0;text-align:left;margin-left:233.2pt;margin-top:10.75pt;width:284.4pt;height:139.05pt;z-index:2516582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" fillcolor="white [3201]" stroked="f" strokeweight=".5pt">
                <v:textbox>
                  <w:txbxContent>
                    <w:p w14:paraId="3C258C7C" w14:textId="77777777" w:rsidR="008721D0"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同じキャンプ場利用者で不足した物と余分な物同士で交換することができます。こちらも、「マップ機能」、「キャンプ飯閲覧」と同様にタグを絞り込むことができます。実際に余分に持っている人が助けたいと思った人の「この人を助ける！！」を選択し、返信することができます。不足した人が </w:t>
                      </w:r>
                      <w:r w:rsidRPr="00507F54">
                        <w:rPr>
                          <w:rFonts w:ascii="ＭＳ ゴシック" w:eastAsia="ＭＳ ゴシック" w:hAnsi="ＭＳ ゴシック"/>
                          <w:noProof/>
                          <w:sz w:val="24"/>
                          <w:szCs w:val="24"/>
                        </w:rPr>
                        <w:drawing>
                          <wp:inline distT="0" distB="0" distL="0" distR="0" wp14:anchorId="078B444C" wp14:editId="04C7C385">
                            <wp:extent cx="103367" cy="103367"/>
                            <wp:effectExtent l="0" t="0" r="0" b="0"/>
                            <wp:docPr id="1291289497" name="図 8">
                              <a:extLst xmlns:a="http://schemas.openxmlformats.org/drawingml/2006/main">
                                <a:ext uri="{FF2B5EF4-FFF2-40B4-BE49-F238E27FC236}">
                                  <a16:creationId xmlns:a16="http://schemas.microsoft.com/office/drawing/2014/main" id="{556EA332-DD48-3758-6A06-1DF558C5F4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556EA332-DD48-3758-6A06-1DF558C5F4E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7508" cy="107508"/>
                                    </a:xfrm>
                                    <a:prstGeom prst="rect">
                                      <a:avLst/>
                                    </a:prstGeom>
                                  </pic:spPr>
                                </pic:pic>
                              </a:graphicData>
                            </a:graphic>
                          </wp:inline>
                        </w:drawing>
                      </w:r>
                      <w:r>
                        <w:rPr>
                          <w:rFonts w:ascii="ＭＳ ゴシック" w:eastAsia="ＭＳ ゴシック" w:hAnsi="ＭＳ ゴシック" w:hint="eastAsia"/>
                          <w:sz w:val="24"/>
                          <w:szCs w:val="24"/>
                        </w:rPr>
                        <w:t xml:space="preserve"> を押すと物々交換投稿画面に画面推移します。</w:t>
                      </w:r>
                    </w:p>
                    <w:p w14:paraId="23326035" w14:textId="3FF77180" w:rsidR="008721D0" w:rsidRPr="008721D0" w:rsidRDefault="008721D0" w:rsidP="008721D0"/>
                  </w:txbxContent>
                </v:textbox>
                <w10:wrap anchorx="margin"/>
              </v:shape>
            </w:pict>
          </mc:Fallback>
        </mc:AlternateContent>
      </w:r>
      <w:r w:rsidR="00BB10F9">
        <w:rPr>
          <w:rFonts w:ascii="ＭＳ ゴシック" w:eastAsia="ＭＳ ゴシック" w:hAnsi="ＭＳ ゴシック"/>
          <w:noProof/>
          <w:sz w:val="24"/>
          <w:szCs w:val="24"/>
        </w:rPr>
        <w:drawing>
          <wp:inline distT="0" distB="0" distL="0" distR="0" wp14:anchorId="289FB3BF" wp14:editId="7EB10666">
            <wp:extent cx="1624826" cy="2878560"/>
            <wp:effectExtent l="0" t="0" r="0" b="0"/>
            <wp:docPr id="176969546"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9546" name="図 176969546"/>
                    <pic:cNvPicPr/>
                  </pic:nvPicPr>
                  <pic:blipFill rotWithShape="1">
                    <a:blip r:embed="rId33" cstate="print">
                      <a:extLst>
                        <a:ext uri="{28A0092B-C50C-407E-A947-70E740481C1C}">
                          <a14:useLocalDpi xmlns:a14="http://schemas.microsoft.com/office/drawing/2010/main" val="0"/>
                        </a:ext>
                      </a:extLst>
                    </a:blip>
                    <a:srcRect r="2235"/>
                    <a:stretch>
                      <a:fillRect/>
                    </a:stretch>
                  </pic:blipFill>
                  <pic:spPr bwMode="auto">
                    <a:xfrm>
                      <a:off x="0" y="0"/>
                      <a:ext cx="1624826" cy="2878560"/>
                    </a:xfrm>
                    <a:prstGeom prst="rect">
                      <a:avLst/>
                    </a:prstGeom>
                    <a:ln>
                      <a:noFill/>
                    </a:ln>
                    <a:extLst>
                      <a:ext uri="{53640926-AAD7-44D8-BBD7-CCE9431645EC}">
                        <a14:shadowObscured xmlns:a14="http://schemas.microsoft.com/office/drawing/2010/main"/>
                      </a:ext>
                    </a:extLst>
                  </pic:spPr>
                </pic:pic>
              </a:graphicData>
            </a:graphic>
          </wp:inline>
        </w:drawing>
      </w:r>
      <w:r w:rsidR="00742B68">
        <w:rPr>
          <w:rFonts w:ascii="ＭＳ ゴシック" w:eastAsia="ＭＳ ゴシック" w:hAnsi="ＭＳ ゴシック"/>
          <w:sz w:val="24"/>
          <w:szCs w:val="24"/>
        </w:rPr>
        <w:t xml:space="preserve"> </w:t>
      </w:r>
    </w:p>
    <w:p w14:paraId="6154C20D" w14:textId="3237919C" w:rsidR="00B30974" w:rsidRDefault="00B30974" w:rsidP="00AB1874">
      <w:pPr>
        <w:rPr>
          <w:rFonts w:ascii="ＭＳ ゴシック" w:eastAsia="ＭＳ ゴシック" w:hAnsi="ＭＳ ゴシック"/>
          <w:sz w:val="24"/>
          <w:szCs w:val="24"/>
        </w:rPr>
      </w:pPr>
    </w:p>
    <w:p w14:paraId="18D9C99E" w14:textId="77777777" w:rsidR="00E92407" w:rsidRDefault="00E92407" w:rsidP="00AB1874">
      <w:pPr>
        <w:rPr>
          <w:rFonts w:ascii="ＭＳ ゴシック" w:eastAsia="ＭＳ ゴシック" w:hAnsi="ＭＳ ゴシック"/>
          <w:sz w:val="24"/>
          <w:szCs w:val="24"/>
        </w:rPr>
      </w:pPr>
    </w:p>
    <w:p w14:paraId="33228742" w14:textId="7DE08FCC" w:rsidR="00613693" w:rsidRDefault="00613693"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＜物々交換投稿画面＞</w:t>
      </w:r>
    </w:p>
    <w:p w14:paraId="3EB06016" w14:textId="65762774" w:rsidR="00613693" w:rsidRDefault="008721D0" w:rsidP="00AB1874">
      <w:pPr>
        <w:rPr>
          <w:rFonts w:ascii="ＭＳ ゴシック" w:eastAsia="ＭＳ ゴシック" w:hAnsi="ＭＳ ゴシック"/>
          <w:sz w:val="24"/>
          <w:szCs w:val="24"/>
        </w:rPr>
      </w:pPr>
      <w:r>
        <w:rPr>
          <w:rFonts w:ascii="ＭＳ ゴシック" w:eastAsia="ＭＳ ゴシック" w:hAnsi="ＭＳ ゴシック"/>
          <w:noProof/>
          <w:sz w:val="24"/>
          <w:szCs w:val="24"/>
        </w:rPr>
        <mc:AlternateContent>
          <mc:Choice Requires="wps">
            <w:drawing>
              <wp:anchor distT="0" distB="0" distL="114300" distR="114300" simplePos="0" relativeHeight="251658285" behindDoc="0" locked="0" layoutInCell="1" allowOverlap="1" wp14:anchorId="796231E6" wp14:editId="3E77E7F3">
                <wp:simplePos x="0" y="0"/>
                <wp:positionH relativeFrom="margin">
                  <wp:align>right</wp:align>
                </wp:positionH>
                <wp:positionV relativeFrom="paragraph">
                  <wp:posOffset>50800</wp:posOffset>
                </wp:positionV>
                <wp:extent cx="3611880" cy="1240155"/>
                <wp:effectExtent l="0" t="0" r="7620" b="0"/>
                <wp:wrapNone/>
                <wp:docPr id="1759823002" name="テキスト ボックス 32"/>
                <wp:cNvGraphicFramePr/>
                <a:graphic xmlns:a="http://schemas.openxmlformats.org/drawingml/2006/main">
                  <a:graphicData uri="http://schemas.microsoft.com/office/word/2010/wordprocessingShape">
                    <wps:wsp>
                      <wps:cNvSpPr txBox="1"/>
                      <wps:spPr>
                        <a:xfrm>
                          <a:off x="0" y="0"/>
                          <a:ext cx="3611880" cy="1240155"/>
                        </a:xfrm>
                        <a:prstGeom prst="rect">
                          <a:avLst/>
                        </a:prstGeom>
                        <a:solidFill>
                          <a:schemeClr val="lt1"/>
                        </a:solidFill>
                        <a:ln w="6350">
                          <a:noFill/>
                        </a:ln>
                      </wps:spPr>
                      <wps:txbx>
                        <w:txbxContent>
                          <w:p w14:paraId="68FE0ED2" w14:textId="53F43015" w:rsidR="008721D0" w:rsidRPr="007B265C"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こちらも同様に投稿する際にタグの作成、削除をすることができ</w:t>
                            </w:r>
                            <w:r w:rsidR="0074616C">
                              <w:rPr>
                                <w:rFonts w:ascii="ＭＳ ゴシック" w:eastAsia="ＭＳ ゴシック" w:hAnsi="ＭＳ ゴシック" w:hint="eastAsia"/>
                                <w:sz w:val="24"/>
                                <w:szCs w:val="24"/>
                              </w:rPr>
                              <w:t>ます</w:t>
                            </w:r>
                            <w:r>
                              <w:rPr>
                                <w:rFonts w:ascii="ＭＳ ゴシック" w:eastAsia="ＭＳ ゴシック" w:hAnsi="ＭＳ ゴシック" w:hint="eastAsia"/>
                                <w:sz w:val="24"/>
                                <w:szCs w:val="24"/>
                              </w:rPr>
                              <w:t>。投稿内容に今不足している材料・道具などを具体的に記述します。記述することができたら、「投稿する」を選択したら、投稿することができます。</w:t>
                            </w:r>
                          </w:p>
                          <w:p w14:paraId="41B8943A" w14:textId="77777777" w:rsidR="008721D0" w:rsidRPr="008721D0" w:rsidRDefault="008721D0" w:rsidP="008721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231E6" id="_x0000_s1045" type="#_x0000_t202" style="position:absolute;left:0;text-align:left;margin-left:233.2pt;margin-top:4pt;width:284.4pt;height:97.65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8MgIAAF0EAAAOAAAAZHJzL2Uyb0RvYy54bWysVE1v2zAMvQ/YfxB0X2ynS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" fillcolor="white [3201]" stroked="f" strokeweight=".5pt">
                <v:textbox>
                  <w:txbxContent>
                    <w:p w14:paraId="68FE0ED2" w14:textId="53F43015" w:rsidR="008721D0" w:rsidRPr="007B265C" w:rsidRDefault="008721D0" w:rsidP="008721D0">
                      <w:pPr>
                        <w:rPr>
                          <w:rFonts w:ascii="ＭＳ ゴシック" w:eastAsia="ＭＳ ゴシック" w:hAnsi="ＭＳ ゴシック"/>
                          <w:sz w:val="24"/>
                          <w:szCs w:val="24"/>
                        </w:rPr>
                      </w:pPr>
                      <w:r>
                        <w:rPr>
                          <w:rFonts w:ascii="ＭＳ ゴシック" w:eastAsia="ＭＳ ゴシック" w:hAnsi="ＭＳ ゴシック" w:hint="eastAsia"/>
                          <w:sz w:val="24"/>
                          <w:szCs w:val="24"/>
                        </w:rPr>
                        <w:t>こちらも同様に投稿する際にタグの作成、削除をすることができ</w:t>
                      </w:r>
                      <w:r w:rsidR="0074616C">
                        <w:rPr>
                          <w:rFonts w:ascii="ＭＳ ゴシック" w:eastAsia="ＭＳ ゴシック" w:hAnsi="ＭＳ ゴシック" w:hint="eastAsia"/>
                          <w:sz w:val="24"/>
                          <w:szCs w:val="24"/>
                        </w:rPr>
                        <w:t>ます</w:t>
                      </w:r>
                      <w:r>
                        <w:rPr>
                          <w:rFonts w:ascii="ＭＳ ゴシック" w:eastAsia="ＭＳ ゴシック" w:hAnsi="ＭＳ ゴシック" w:hint="eastAsia"/>
                          <w:sz w:val="24"/>
                          <w:szCs w:val="24"/>
                        </w:rPr>
                        <w:t>。投稿内容に今不足している材料・道具などを具体的に記述します。記述することができたら、「投稿する」を選択したら、投稿することができます。</w:t>
                      </w:r>
                    </w:p>
                    <w:p w14:paraId="41B8943A" w14:textId="77777777" w:rsidR="008721D0" w:rsidRPr="008721D0" w:rsidRDefault="008721D0" w:rsidP="008721D0"/>
                  </w:txbxContent>
                </v:textbox>
                <w10:wrap anchorx="margin"/>
              </v:shape>
            </w:pict>
          </mc:Fallback>
        </mc:AlternateContent>
      </w:r>
      <w:r w:rsidR="00613693">
        <w:rPr>
          <w:rFonts w:ascii="ＭＳ ゴシック" w:eastAsia="ＭＳ ゴシック" w:hAnsi="ＭＳ ゴシック" w:hint="eastAsia"/>
          <w:noProof/>
          <w:sz w:val="24"/>
          <w:szCs w:val="24"/>
        </w:rPr>
        <w:drawing>
          <wp:inline distT="0" distB="0" distL="0" distR="0" wp14:anchorId="00D47A8A" wp14:editId="5AEAD9C3">
            <wp:extent cx="1627609" cy="2878560"/>
            <wp:effectExtent l="0" t="0" r="0" b="0"/>
            <wp:docPr id="20236264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2641" name="図 2023626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27609" cy="2878560"/>
                    </a:xfrm>
                    <a:prstGeom prst="rect">
                      <a:avLst/>
                    </a:prstGeom>
                  </pic:spPr>
                </pic:pic>
              </a:graphicData>
            </a:graphic>
          </wp:inline>
        </w:drawing>
      </w:r>
    </w:p>
    <w:p w14:paraId="4FD2DBAC" w14:textId="77777777" w:rsidR="00707F09" w:rsidRDefault="00707F09">
      <w:pPr>
        <w:widowControl/>
        <w:jc w:val="left"/>
        <w:rPr>
          <w:rFonts w:ascii="ＭＳ ゴシック" w:eastAsia="ＭＳ ゴシック" w:hAnsi="ＭＳ ゴシック"/>
          <w:sz w:val="24"/>
          <w:szCs w:val="24"/>
        </w:rPr>
      </w:pPr>
      <w:r>
        <w:rPr>
          <w:rFonts w:ascii="ＭＳ ゴシック" w:eastAsia="ＭＳ ゴシック" w:hAnsi="ＭＳ ゴシック"/>
          <w:sz w:val="24"/>
          <w:szCs w:val="24"/>
        </w:rPr>
        <w:br w:type="page"/>
      </w:r>
    </w:p>
    <w:p w14:paraId="0A547402" w14:textId="1AA89117" w:rsidR="00BB10F9" w:rsidRPr="00BB10F9" w:rsidRDefault="002A6C9A" w:rsidP="00AB1874">
      <w:pPr>
        <w:rPr>
          <w:rFonts w:ascii="ＭＳ ゴシック" w:eastAsia="ＭＳ ゴシック" w:hAnsi="ＭＳ ゴシック"/>
          <w:sz w:val="24"/>
          <w:szCs w:val="24"/>
        </w:rPr>
      </w:pPr>
      <w:r>
        <w:rPr>
          <w:rFonts w:ascii="ＭＳ ゴシック" w:eastAsia="ＭＳ ゴシック" w:hAnsi="ＭＳ ゴシック" w:hint="eastAsia"/>
          <w:sz w:val="24"/>
          <w:szCs w:val="24"/>
        </w:rPr>
        <w:t>＜</w:t>
      </w:r>
      <w:r w:rsidR="002B532F">
        <w:rPr>
          <w:rFonts w:ascii="ＭＳ ゴシック" w:eastAsia="ＭＳ ゴシック" w:hAnsi="ＭＳ ゴシック" w:hint="eastAsia"/>
          <w:sz w:val="24"/>
          <w:szCs w:val="24"/>
        </w:rPr>
        <w:t>設定画面</w:t>
      </w:r>
      <w:r>
        <w:rPr>
          <w:rFonts w:ascii="ＭＳ ゴシック" w:eastAsia="ＭＳ ゴシック" w:hAnsi="ＭＳ ゴシック" w:hint="eastAsia"/>
          <w:sz w:val="24"/>
          <w:szCs w:val="24"/>
        </w:rPr>
        <w:t>＞</w:t>
      </w:r>
    </w:p>
    <w:p w14:paraId="4985B47A" w14:textId="3296609F" w:rsidR="00B4256E" w:rsidRDefault="00813F60" w:rsidP="00AB1874">
      <w:pPr>
        <w:rPr>
          <w:rFonts w:ascii="ＭＳ ゴシック" w:eastAsia="ＭＳ ゴシック" w:hAnsi="ＭＳ ゴシック"/>
          <w:sz w:val="24"/>
          <w:szCs w:val="24"/>
          <w:u w:val="single"/>
        </w:rPr>
      </w:pPr>
      <w:r>
        <w:rPr>
          <w:rFonts w:ascii="ＭＳ ゴシック" w:eastAsia="ＭＳ ゴシック" w:hAnsi="ＭＳ ゴシック"/>
          <w:noProof/>
          <w:sz w:val="24"/>
          <w:szCs w:val="24"/>
        </w:rPr>
        <mc:AlternateContent>
          <mc:Choice Requires="wps">
            <w:drawing>
              <wp:anchor distT="0" distB="0" distL="114300" distR="114300" simplePos="0" relativeHeight="251658286" behindDoc="0" locked="0" layoutInCell="1" allowOverlap="1" wp14:anchorId="28445AFE" wp14:editId="28B1B625">
                <wp:simplePos x="0" y="0"/>
                <wp:positionH relativeFrom="margin">
                  <wp:align>right</wp:align>
                </wp:positionH>
                <wp:positionV relativeFrom="paragraph">
                  <wp:posOffset>56515</wp:posOffset>
                </wp:positionV>
                <wp:extent cx="3611880" cy="1240155"/>
                <wp:effectExtent l="0" t="0" r="7620" b="0"/>
                <wp:wrapNone/>
                <wp:docPr id="1027893527" name="テキスト ボックス 32"/>
                <wp:cNvGraphicFramePr/>
                <a:graphic xmlns:a="http://schemas.openxmlformats.org/drawingml/2006/main">
                  <a:graphicData uri="http://schemas.microsoft.com/office/word/2010/wordprocessingShape">
                    <wps:wsp>
                      <wps:cNvSpPr txBox="1"/>
                      <wps:spPr>
                        <a:xfrm>
                          <a:off x="0" y="0"/>
                          <a:ext cx="3611880" cy="1240155"/>
                        </a:xfrm>
                        <a:prstGeom prst="rect">
                          <a:avLst/>
                        </a:prstGeom>
                        <a:solidFill>
                          <a:schemeClr val="lt1"/>
                        </a:solidFill>
                        <a:ln w="6350">
                          <a:noFill/>
                        </a:ln>
                      </wps:spPr>
                      <wps:txbx>
                        <w:txbxContent>
                          <w:p w14:paraId="479FFFB6" w14:textId="525B29C6" w:rsidR="00813F60" w:rsidRPr="00813F60" w:rsidRDefault="00813F60" w:rsidP="00813F60">
                            <w:pPr>
                              <w:rPr>
                                <w:rFonts w:ascii="ＭＳ ゴシック" w:eastAsia="ＭＳ ゴシック" w:hAnsi="ＭＳ ゴシック"/>
                                <w:sz w:val="24"/>
                                <w:szCs w:val="24"/>
                              </w:rPr>
                            </w:pPr>
                            <w:r w:rsidRPr="00042255">
                              <w:rPr>
                                <w:rFonts w:ascii="ＭＳ ゴシック" w:eastAsia="ＭＳ ゴシック" w:hAnsi="ＭＳ ゴシック" w:hint="eastAsia"/>
                                <w:sz w:val="24"/>
                                <w:szCs w:val="24"/>
                              </w:rPr>
                              <w:t>アプリ</w:t>
                            </w:r>
                            <w:r>
                              <w:rPr>
                                <w:rFonts w:ascii="ＭＳ ゴシック" w:eastAsia="ＭＳ ゴシック" w:hAnsi="ＭＳ ゴシック" w:hint="eastAsia"/>
                                <w:sz w:val="24"/>
                                <w:szCs w:val="24"/>
                              </w:rPr>
                              <w:t>内の「パスワードの再設定」、「通知設定」、「ヘルプ・よくある質問」、「使い方ガイド」、「お問い合わせ」をそれぞれ閲覧することができます。それぞれ選択したら対応する画面に遷移します。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45AFE" id="_x0000_s1046" type="#_x0000_t202" style="position:absolute;left:0;text-align:left;margin-left:233.2pt;margin-top:4.45pt;width:284.4pt;height:97.65pt;z-index:2516582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" fillcolor="white [3201]" stroked="f" strokeweight=".5pt">
                <v:textbox>
                  <w:txbxContent>
                    <w:p w14:paraId="479FFFB6" w14:textId="525B29C6" w:rsidR="00813F60" w:rsidRPr="00813F60" w:rsidRDefault="00813F60" w:rsidP="00813F60">
                      <w:pPr>
                        <w:rPr>
                          <w:rFonts w:ascii="ＭＳ ゴシック" w:eastAsia="ＭＳ ゴシック" w:hAnsi="ＭＳ ゴシック"/>
                          <w:sz w:val="24"/>
                          <w:szCs w:val="24"/>
                        </w:rPr>
                      </w:pPr>
                      <w:r w:rsidRPr="00042255">
                        <w:rPr>
                          <w:rFonts w:ascii="ＭＳ ゴシック" w:eastAsia="ＭＳ ゴシック" w:hAnsi="ＭＳ ゴシック" w:hint="eastAsia"/>
                          <w:sz w:val="24"/>
                          <w:szCs w:val="24"/>
                        </w:rPr>
                        <w:t>アプリ</w:t>
                      </w:r>
                      <w:r>
                        <w:rPr>
                          <w:rFonts w:ascii="ＭＳ ゴシック" w:eastAsia="ＭＳ ゴシック" w:hAnsi="ＭＳ ゴシック" w:hint="eastAsia"/>
                          <w:sz w:val="24"/>
                          <w:szCs w:val="24"/>
                        </w:rPr>
                        <w:t>内の「パスワードの再設定」、「通知設定」、「ヘルプ・よくある質問」、「使い方ガイド」、「お問い合わせ」をそれぞれ閲覧することができます。それぞれ選択したら対応する画面に遷移します。</w:t>
                      </w:r>
                    </w:p>
                  </w:txbxContent>
                </v:textbox>
                <w10:wrap anchorx="margin"/>
              </v:shape>
            </w:pict>
          </mc:Fallback>
        </mc:AlternateContent>
      </w:r>
      <w:r w:rsidR="006764CF" w:rsidRPr="00345569">
        <w:rPr>
          <w:rFonts w:ascii="ＭＳ ゴシック" w:eastAsia="ＭＳ ゴシック" w:hAnsi="ＭＳ ゴシック"/>
          <w:noProof/>
          <w:sz w:val="24"/>
          <w:szCs w:val="24"/>
        </w:rPr>
        <w:drawing>
          <wp:inline distT="0" distB="0" distL="0" distR="0" wp14:anchorId="4E057912" wp14:editId="01D81D5B">
            <wp:extent cx="1627609" cy="2878560"/>
            <wp:effectExtent l="0" t="0" r="0" b="0"/>
            <wp:docPr id="213665487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4878" name="図 21366548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27609" cy="2878560"/>
                    </a:xfrm>
                    <a:prstGeom prst="rect">
                      <a:avLst/>
                    </a:prstGeom>
                  </pic:spPr>
                </pic:pic>
              </a:graphicData>
            </a:graphic>
          </wp:inline>
        </w:drawing>
      </w:r>
    </w:p>
    <w:p w14:paraId="7ECD58A3" w14:textId="60551867" w:rsidR="00E72479" w:rsidRDefault="00E72479" w:rsidP="00AB1874">
      <w:pPr>
        <w:rPr>
          <w:rFonts w:ascii="ＭＳ ゴシック" w:eastAsia="ＭＳ ゴシック" w:hAnsi="ＭＳ ゴシック"/>
          <w:sz w:val="24"/>
          <w:szCs w:val="24"/>
          <w:u w:val="single"/>
        </w:rPr>
      </w:pPr>
    </w:p>
    <w:p w14:paraId="3B961929" w14:textId="77777777" w:rsidR="00E92407" w:rsidRDefault="00E92407" w:rsidP="00AB1874">
      <w:pPr>
        <w:rPr>
          <w:rFonts w:ascii="ＭＳ ゴシック" w:eastAsia="ＭＳ ゴシック" w:hAnsi="ＭＳ ゴシック"/>
          <w:sz w:val="24"/>
          <w:szCs w:val="24"/>
          <w:u w:val="single"/>
        </w:rPr>
      </w:pPr>
    </w:p>
    <w:p w14:paraId="39995697" w14:textId="161E7B1C" w:rsidR="00CE3B64" w:rsidRDefault="00CE3B64" w:rsidP="004F5D60">
      <w:pPr>
        <w:spacing w:line="320" w:lineRule="exact"/>
        <w:ind w:left="6"/>
        <w:jc w:val="left"/>
        <w:rPr>
          <w:rFonts w:ascii="ＭＳ ゴシック" w:eastAsia="ＭＳ ゴシック" w:hAnsi="ＭＳ ゴシック"/>
          <w:sz w:val="24"/>
          <w:szCs w:val="24"/>
        </w:rPr>
      </w:pPr>
      <w:r>
        <w:rPr>
          <w:rFonts w:ascii="ＭＳ ゴシック" w:eastAsia="ＭＳ ゴシック" w:hAnsi="ＭＳ ゴシック" w:hint="eastAsia"/>
          <w:sz w:val="24"/>
          <w:szCs w:val="24"/>
        </w:rPr>
        <w:t>⑥</w:t>
      </w:r>
      <w:r>
        <w:rPr>
          <w:rFonts w:ascii="ＭＳ ゴシック" w:eastAsia="ＭＳ ゴシック" w:hAnsi="ＭＳ ゴシック"/>
          <w:sz w:val="24"/>
          <w:szCs w:val="24"/>
        </w:rPr>
        <w:t xml:space="preserve"> </w:t>
      </w:r>
      <w:r w:rsidR="00945BE1">
        <w:rPr>
          <w:rFonts w:ascii="ＭＳ ゴシック" w:eastAsia="ＭＳ ゴシック" w:hAnsi="ＭＳ ゴシック" w:hint="eastAsia"/>
          <w:sz w:val="24"/>
          <w:szCs w:val="24"/>
        </w:rPr>
        <w:t>[アプリケーション・システムの基本設計]</w:t>
      </w:r>
      <w:r w:rsidR="00DD1EBE">
        <w:rPr>
          <w:rFonts w:ascii="ＭＳ ゴシック" w:eastAsia="ＭＳ ゴシック" w:hAnsi="ＭＳ ゴシック" w:hint="eastAsia"/>
          <w:sz w:val="24"/>
          <w:szCs w:val="24"/>
        </w:rPr>
        <w:t xml:space="preserve">　</w:t>
      </w:r>
      <w:r w:rsidR="00945BE1" w:rsidRPr="00945BE1">
        <w:rPr>
          <w:rFonts w:ascii="ＭＳ ゴシック" w:eastAsia="ＭＳ ゴシック" w:hAnsi="ＭＳ ゴシック" w:hint="eastAsia"/>
          <w:color w:val="2E74B5"/>
          <w:sz w:val="24"/>
          <w:szCs w:val="24"/>
        </w:rPr>
        <w:t>※任意</w:t>
      </w:r>
    </w:p>
    <w:p w14:paraId="19A7CC14" w14:textId="77777777" w:rsidR="00813F60" w:rsidRDefault="00813F60">
      <w:pPr>
        <w:widowControl/>
        <w:jc w:val="left"/>
        <w:rPr>
          <w:rFonts w:ascii="ＭＳ 明朝" w:hAnsi="ＭＳ 明朝" w:cs="ＭＳ 明朝"/>
          <w:sz w:val="24"/>
          <w:szCs w:val="24"/>
        </w:rPr>
      </w:pPr>
      <w:r>
        <w:rPr>
          <w:rFonts w:ascii="ＭＳ 明朝" w:hAnsi="ＭＳ 明朝" w:cs="ＭＳ 明朝"/>
          <w:sz w:val="24"/>
          <w:szCs w:val="24"/>
        </w:rPr>
        <w:br w:type="page"/>
      </w:r>
    </w:p>
    <w:p w14:paraId="62289CF3" w14:textId="2A65ACED" w:rsidR="00CE3B64" w:rsidRDefault="00CE3B64" w:rsidP="00CE3B64">
      <w:pPr>
        <w:rPr>
          <w:rFonts w:ascii="ＭＳ ゴシック" w:eastAsia="ＭＳ ゴシック" w:hAnsi="ＭＳ ゴシック"/>
          <w:sz w:val="24"/>
          <w:szCs w:val="24"/>
        </w:rPr>
      </w:pPr>
      <w:r>
        <w:rPr>
          <w:rFonts w:ascii="ＭＳ 明朝" w:hAnsi="ＭＳ 明朝" w:cs="ＭＳ 明朝" w:hint="eastAsia"/>
          <w:sz w:val="24"/>
          <w:szCs w:val="24"/>
        </w:rPr>
        <w:t xml:space="preserve">⑦ </w:t>
      </w:r>
      <w:r w:rsidR="00945BE1">
        <w:rPr>
          <w:rFonts w:ascii="ＭＳ ゴシック" w:eastAsia="ＭＳ ゴシック" w:hAnsi="ＭＳ ゴシック" w:hint="eastAsia"/>
          <w:sz w:val="24"/>
          <w:szCs w:val="24"/>
        </w:rPr>
        <w:t>[</w:t>
      </w:r>
      <w:r w:rsidR="00FA34C6" w:rsidRPr="00CF0456">
        <w:rPr>
          <w:rFonts w:ascii="ＭＳ ゴシック" w:eastAsia="ＭＳ ゴシック" w:hAnsi="ＭＳ ゴシック" w:hint="eastAsia"/>
          <w:sz w:val="24"/>
          <w:szCs w:val="24"/>
        </w:rPr>
        <w:t>開発スケジュール</w:t>
      </w:r>
      <w:r w:rsidR="00945BE1">
        <w:rPr>
          <w:rFonts w:ascii="ＭＳ ゴシック" w:eastAsia="ＭＳ ゴシック" w:hAnsi="ＭＳ ゴシック" w:hint="eastAsia"/>
          <w:sz w:val="24"/>
          <w:szCs w:val="24"/>
        </w:rPr>
        <w:t>]</w:t>
      </w:r>
      <w:r w:rsidR="00A96355">
        <w:rPr>
          <w:rFonts w:ascii="ＭＳ ゴシック" w:eastAsia="ＭＳ ゴシック" w:hAnsi="ＭＳ ゴシック" w:hint="eastAsia"/>
          <w:sz w:val="24"/>
          <w:szCs w:val="24"/>
        </w:rPr>
        <w:t xml:space="preserve">　</w:t>
      </w:r>
      <w:r w:rsidR="00A96355" w:rsidRPr="00DD1EBE">
        <w:rPr>
          <w:rFonts w:ascii="ＭＳ ゴシック" w:eastAsia="ＭＳ ゴシック" w:hAnsi="ＭＳ ゴシック" w:hint="eastAsia"/>
          <w:b/>
          <w:bCs/>
          <w:color w:val="FF0000"/>
          <w:sz w:val="24"/>
          <w:szCs w:val="24"/>
        </w:rPr>
        <w:t>※必須</w:t>
      </w:r>
    </w:p>
    <w:p w14:paraId="3CECA2C5" w14:textId="6EBE8473" w:rsidR="0096379A" w:rsidRPr="00126CC0" w:rsidRDefault="00AD0CFC" w:rsidP="00AD0CFC">
      <w:pPr>
        <w:rPr>
          <w:rFonts w:ascii="ＭＳ ゴシック" w:eastAsia="ＭＳ ゴシック" w:hAnsi="ＭＳ ゴシック"/>
          <w:color w:val="FF0000"/>
          <w:sz w:val="24"/>
          <w:szCs w:val="24"/>
        </w:rPr>
      </w:pPr>
      <w:r w:rsidRPr="00AD0CFC">
        <w:rPr>
          <w:rFonts w:hint="eastAsia"/>
          <w:noProof/>
        </w:rPr>
        <w:drawing>
          <wp:inline distT="0" distB="0" distL="0" distR="0" wp14:anchorId="7A934BFE" wp14:editId="1A9D9D68">
            <wp:extent cx="5400040" cy="4451985"/>
            <wp:effectExtent l="0" t="0" r="0" b="5715"/>
            <wp:docPr id="1053148292"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4451985"/>
                    </a:xfrm>
                    <a:prstGeom prst="rect">
                      <a:avLst/>
                    </a:prstGeom>
                    <a:noFill/>
                    <a:ln>
                      <a:noFill/>
                    </a:ln>
                  </pic:spPr>
                </pic:pic>
              </a:graphicData>
            </a:graphic>
          </wp:inline>
        </w:drawing>
      </w:r>
    </w:p>
    <w:p w14:paraId="26A033C8" w14:textId="77777777" w:rsidR="00E92407" w:rsidRDefault="00E92407" w:rsidP="004035F0">
      <w:pPr>
        <w:rPr>
          <w:rFonts w:ascii="ＭＳ ゴシック" w:eastAsia="ＭＳ ゴシック" w:hAnsi="ＭＳ ゴシック" w:cs="ＭＳ 明朝"/>
          <w:sz w:val="24"/>
          <w:szCs w:val="24"/>
        </w:rPr>
      </w:pPr>
    </w:p>
    <w:p w14:paraId="125E356A" w14:textId="7452C6C4" w:rsidR="0052116A" w:rsidRDefault="00CE3B64" w:rsidP="004035F0">
      <w:pPr>
        <w:rPr>
          <w:rFonts w:ascii="ＭＳ ゴシック" w:eastAsia="ＭＳ ゴシック" w:hAnsi="ＭＳ ゴシック" w:cs="ＭＳ 明朝"/>
          <w:color w:val="FF0000"/>
          <w:sz w:val="24"/>
          <w:szCs w:val="24"/>
        </w:rPr>
      </w:pPr>
      <w:r>
        <w:rPr>
          <w:rFonts w:ascii="ＭＳ ゴシック" w:eastAsia="ＭＳ ゴシック" w:hAnsi="ＭＳ ゴシック" w:cs="ＭＳ 明朝" w:hint="eastAsia"/>
          <w:sz w:val="24"/>
          <w:szCs w:val="24"/>
        </w:rPr>
        <w:t xml:space="preserve">⑧ </w:t>
      </w:r>
      <w:r w:rsidR="00DD1EBE">
        <w:rPr>
          <w:rFonts w:ascii="ＭＳ ゴシック" w:eastAsia="ＭＳ ゴシック" w:hAnsi="ＭＳ ゴシック" w:cs="ＭＳ 明朝" w:hint="eastAsia"/>
          <w:sz w:val="24"/>
          <w:szCs w:val="24"/>
        </w:rPr>
        <w:t xml:space="preserve">[制作環境]　</w:t>
      </w:r>
      <w:r w:rsidR="003B4A13" w:rsidRPr="00DD1EBE">
        <w:rPr>
          <w:rFonts w:ascii="ＭＳ ゴシック" w:eastAsia="ＭＳ ゴシック" w:hAnsi="ＭＳ ゴシック" w:cs="ＭＳ 明朝" w:hint="eastAsia"/>
          <w:b/>
          <w:bCs/>
          <w:color w:val="FF0000"/>
          <w:sz w:val="24"/>
          <w:szCs w:val="24"/>
        </w:rPr>
        <w:t>※必須</w:t>
      </w:r>
    </w:p>
    <w:p w14:paraId="0A3D02F9" w14:textId="527681AA" w:rsidR="004035F0" w:rsidRDefault="008D6BDE" w:rsidP="004035F0">
      <w:p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＜ハードウェア＞</w:t>
      </w:r>
    </w:p>
    <w:p w14:paraId="245F471C" w14:textId="1751B081" w:rsidR="008D6BDE" w:rsidRDefault="000E6195" w:rsidP="009F1115">
      <w:pPr>
        <w:pStyle w:val="aa"/>
        <w:numPr>
          <w:ilvl w:val="0"/>
          <w:numId w:val="21"/>
        </w:num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HP</w:t>
      </w:r>
      <w:r w:rsidR="00211957">
        <w:rPr>
          <w:rFonts w:ascii="ＭＳ ゴシック" w:eastAsia="ＭＳ ゴシック" w:hAnsi="ＭＳ ゴシック" w:cs="ＭＳ 明朝" w:hint="eastAsia"/>
          <w:sz w:val="24"/>
          <w:szCs w:val="24"/>
        </w:rPr>
        <w:t xml:space="preserve"> PRO</w:t>
      </w:r>
      <w:r w:rsidR="00452AE4">
        <w:rPr>
          <w:rFonts w:ascii="ＭＳ ゴシック" w:eastAsia="ＭＳ ゴシック" w:hAnsi="ＭＳ ゴシック" w:cs="ＭＳ 明朝" w:hint="eastAsia"/>
          <w:sz w:val="24"/>
          <w:szCs w:val="24"/>
        </w:rPr>
        <w:t xml:space="preserve"> </w:t>
      </w:r>
      <w:r w:rsidR="008001D5">
        <w:rPr>
          <w:rFonts w:ascii="ＭＳ ゴシック" w:eastAsia="ＭＳ ゴシック" w:hAnsi="ＭＳ ゴシック" w:cs="ＭＳ 明朝" w:hint="eastAsia"/>
          <w:sz w:val="24"/>
          <w:szCs w:val="24"/>
        </w:rPr>
        <w:t>D</w:t>
      </w:r>
      <w:r w:rsidR="00452AE4">
        <w:rPr>
          <w:rFonts w:ascii="ＭＳ ゴシック" w:eastAsia="ＭＳ ゴシック" w:hAnsi="ＭＳ ゴシック" w:cs="ＭＳ 明朝" w:hint="eastAsia"/>
          <w:sz w:val="24"/>
          <w:szCs w:val="24"/>
        </w:rPr>
        <w:t xml:space="preserve">esk 400 </w:t>
      </w:r>
      <w:r w:rsidR="000E3B24">
        <w:rPr>
          <w:rFonts w:ascii="ＭＳ ゴシック" w:eastAsia="ＭＳ ゴシック" w:hAnsi="ＭＳ ゴシック" w:cs="ＭＳ 明朝" w:hint="eastAsia"/>
          <w:sz w:val="24"/>
          <w:szCs w:val="24"/>
        </w:rPr>
        <w:t>G6</w:t>
      </w:r>
    </w:p>
    <w:p w14:paraId="4333DAE1" w14:textId="6CE4DD5D" w:rsidR="00BC6ED3" w:rsidRDefault="00024224" w:rsidP="00E8107B">
      <w:pPr>
        <w:pStyle w:val="aa"/>
        <w:numPr>
          <w:ilvl w:val="0"/>
          <w:numId w:val="21"/>
        </w:num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 xml:space="preserve">Lenovo </w:t>
      </w:r>
      <w:r w:rsidR="00442B11">
        <w:rPr>
          <w:rFonts w:ascii="ＭＳ ゴシック" w:eastAsia="ＭＳ ゴシック" w:hAnsi="ＭＳ ゴシック" w:cs="ＭＳ 明朝" w:hint="eastAsia"/>
          <w:sz w:val="24"/>
          <w:szCs w:val="24"/>
        </w:rPr>
        <w:t xml:space="preserve">Idea Pad </w:t>
      </w:r>
      <w:r w:rsidR="00DF30FA">
        <w:rPr>
          <w:rFonts w:ascii="ＭＳ ゴシック" w:eastAsia="ＭＳ ゴシック" w:hAnsi="ＭＳ ゴシック" w:cs="ＭＳ 明朝" w:hint="eastAsia"/>
          <w:sz w:val="24"/>
          <w:szCs w:val="24"/>
        </w:rPr>
        <w:t>Flex</w:t>
      </w:r>
      <w:r w:rsidR="00BC6ED3">
        <w:rPr>
          <w:rFonts w:ascii="ＭＳ ゴシック" w:eastAsia="ＭＳ ゴシック" w:hAnsi="ＭＳ ゴシック" w:cs="ＭＳ 明朝" w:hint="eastAsia"/>
          <w:sz w:val="24"/>
          <w:szCs w:val="24"/>
        </w:rPr>
        <w:t>5</w:t>
      </w:r>
      <w:r w:rsidR="00AF3D65">
        <w:rPr>
          <w:rFonts w:ascii="ＭＳ ゴシック" w:eastAsia="ＭＳ ゴシック" w:hAnsi="ＭＳ ゴシック" w:cs="ＭＳ 明朝" w:hint="eastAsia"/>
          <w:sz w:val="24"/>
          <w:szCs w:val="24"/>
        </w:rPr>
        <w:t xml:space="preserve"> </w:t>
      </w:r>
    </w:p>
    <w:p w14:paraId="6857ECEB" w14:textId="594A9D60" w:rsidR="00232688" w:rsidRDefault="00232688" w:rsidP="00232688">
      <w:p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＜ソフトウェア＞</w:t>
      </w:r>
    </w:p>
    <w:p w14:paraId="0E9F57D7" w14:textId="6D98ECF4" w:rsidR="00232688" w:rsidRDefault="00397460" w:rsidP="00232688">
      <w:pPr>
        <w:pStyle w:val="aa"/>
        <w:numPr>
          <w:ilvl w:val="0"/>
          <w:numId w:val="21"/>
        </w:num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Vs Code</w:t>
      </w:r>
    </w:p>
    <w:p w14:paraId="5F5D2652" w14:textId="2121244F" w:rsidR="00397460" w:rsidRDefault="00397460" w:rsidP="00232688">
      <w:pPr>
        <w:pStyle w:val="aa"/>
        <w:numPr>
          <w:ilvl w:val="0"/>
          <w:numId w:val="21"/>
        </w:num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 xml:space="preserve">Android </w:t>
      </w:r>
      <w:r w:rsidR="00833238">
        <w:rPr>
          <w:rFonts w:ascii="ＭＳ ゴシック" w:eastAsia="ＭＳ ゴシック" w:hAnsi="ＭＳ ゴシック" w:cs="ＭＳ 明朝" w:hint="eastAsia"/>
          <w:sz w:val="24"/>
          <w:szCs w:val="24"/>
        </w:rPr>
        <w:t>st</w:t>
      </w:r>
      <w:r w:rsidR="000843B7">
        <w:rPr>
          <w:rFonts w:ascii="ＭＳ ゴシック" w:eastAsia="ＭＳ ゴシック" w:hAnsi="ＭＳ ゴシック" w:cs="ＭＳ 明朝" w:hint="eastAsia"/>
          <w:sz w:val="24"/>
          <w:szCs w:val="24"/>
        </w:rPr>
        <w:t>u</w:t>
      </w:r>
      <w:r w:rsidR="00833238">
        <w:rPr>
          <w:rFonts w:ascii="ＭＳ ゴシック" w:eastAsia="ＭＳ ゴシック" w:hAnsi="ＭＳ ゴシック" w:cs="ＭＳ 明朝" w:hint="eastAsia"/>
          <w:sz w:val="24"/>
          <w:szCs w:val="24"/>
        </w:rPr>
        <w:t>dio</w:t>
      </w:r>
    </w:p>
    <w:p w14:paraId="468773A9" w14:textId="2903B068" w:rsidR="00A92AE4" w:rsidRDefault="00A92AE4" w:rsidP="00A92AE4">
      <w:p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w:t>
      </w:r>
      <w:r w:rsidR="00343227">
        <w:rPr>
          <w:rFonts w:ascii="ＭＳ ゴシック" w:eastAsia="ＭＳ ゴシック" w:hAnsi="ＭＳ ゴシック" w:cs="ＭＳ 明朝" w:hint="eastAsia"/>
          <w:sz w:val="24"/>
          <w:szCs w:val="24"/>
        </w:rPr>
        <w:t>使用素材＞</w:t>
      </w:r>
    </w:p>
    <w:p w14:paraId="6FD7D251" w14:textId="409D7356" w:rsidR="00224DA4" w:rsidRDefault="00C57EAD" w:rsidP="005675B2">
      <w:pPr>
        <w:pStyle w:val="aa"/>
        <w:numPr>
          <w:ilvl w:val="0"/>
          <w:numId w:val="21"/>
        </w:numPr>
        <w:rPr>
          <w:rFonts w:ascii="ＭＳ ゴシック" w:eastAsia="ＭＳ ゴシック" w:hAnsi="ＭＳ ゴシック" w:cs="ＭＳ 明朝"/>
          <w:sz w:val="24"/>
          <w:szCs w:val="24"/>
        </w:rPr>
      </w:pPr>
      <w:r w:rsidRPr="00C57EAD">
        <w:rPr>
          <w:rFonts w:ascii="ＭＳ ゴシック" w:eastAsia="ＭＳ ゴシック" w:hAnsi="ＭＳ ゴシック" w:cs="ＭＳ 明朝"/>
          <w:sz w:val="24"/>
          <w:szCs w:val="24"/>
        </w:rPr>
        <w:t>icon-rainbow</w:t>
      </w:r>
      <w:r w:rsidRPr="00C57EAD">
        <w:rPr>
          <w:rFonts w:ascii="ＭＳ ゴシック" w:eastAsia="ＭＳ ゴシック" w:hAnsi="ＭＳ ゴシック" w:cs="ＭＳ 明朝" w:hint="eastAsia"/>
          <w:sz w:val="24"/>
          <w:szCs w:val="24"/>
        </w:rPr>
        <w:t xml:space="preserve"> </w:t>
      </w:r>
      <w:r w:rsidR="00224DA4">
        <w:rPr>
          <w:rFonts w:ascii="ＭＳ ゴシック" w:eastAsia="ＭＳ ゴシック" w:hAnsi="ＭＳ ゴシック" w:cs="ＭＳ 明朝" w:hint="eastAsia"/>
          <w:sz w:val="24"/>
          <w:szCs w:val="24"/>
        </w:rPr>
        <w:t>(</w:t>
      </w:r>
      <w:hyperlink r:id="rId37" w:history="1">
        <w:r w:rsidR="00224DA4" w:rsidRPr="00E641A1">
          <w:rPr>
            <w:rStyle w:val="ab"/>
            <w:rFonts w:ascii="ＭＳ ゴシック" w:eastAsia="ＭＳ ゴシック" w:hAnsi="ＭＳ ゴシック" w:cs="ＭＳ 明朝"/>
            <w:sz w:val="24"/>
            <w:szCs w:val="24"/>
          </w:rPr>
          <w:t>https://icon-rainbow.com/</w:t>
        </w:r>
      </w:hyperlink>
      <w:r w:rsidR="00224DA4">
        <w:rPr>
          <w:rFonts w:ascii="ＭＳ ゴシック" w:eastAsia="ＭＳ ゴシック" w:hAnsi="ＭＳ ゴシック" w:cs="ＭＳ 明朝" w:hint="eastAsia"/>
          <w:sz w:val="24"/>
          <w:szCs w:val="24"/>
        </w:rPr>
        <w:t>)</w:t>
      </w:r>
    </w:p>
    <w:p w14:paraId="6414024F" w14:textId="0EC26485" w:rsidR="000B6721" w:rsidRPr="000B6721" w:rsidRDefault="00537E6F" w:rsidP="000B6721">
      <w:pPr>
        <w:pStyle w:val="aa"/>
        <w:numPr>
          <w:ilvl w:val="0"/>
          <w:numId w:val="21"/>
        </w:numPr>
        <w:rPr>
          <w:rFonts w:ascii="ＭＳ ゴシック" w:eastAsia="ＭＳ ゴシック" w:hAnsi="ＭＳ ゴシック" w:cs="ＭＳ 明朝"/>
          <w:sz w:val="24"/>
          <w:szCs w:val="24"/>
        </w:rPr>
      </w:pPr>
      <w:r>
        <w:rPr>
          <w:rFonts w:ascii="ＭＳ ゴシック" w:eastAsia="ＭＳ ゴシック" w:hAnsi="ＭＳ ゴシック" w:cs="ＭＳ 明朝" w:hint="eastAsia"/>
          <w:sz w:val="24"/>
          <w:szCs w:val="24"/>
        </w:rPr>
        <w:t>いらすとや(</w:t>
      </w:r>
      <w:hyperlink r:id="rId38" w:history="1">
        <w:r w:rsidRPr="003B1884">
          <w:rPr>
            <w:rStyle w:val="ab"/>
            <w:rFonts w:ascii="ＭＳ ゴシック" w:eastAsia="ＭＳ ゴシック" w:hAnsi="ＭＳ ゴシック" w:cs="ＭＳ 明朝"/>
            <w:sz w:val="24"/>
            <w:szCs w:val="24"/>
          </w:rPr>
          <w:t>https://www.irasutoya.com/</w:t>
        </w:r>
      </w:hyperlink>
      <w:r>
        <w:rPr>
          <w:rFonts w:ascii="ＭＳ ゴシック" w:eastAsia="ＭＳ ゴシック" w:hAnsi="ＭＳ ゴシック" w:cs="ＭＳ 明朝" w:hint="eastAsia"/>
          <w:sz w:val="24"/>
          <w:szCs w:val="24"/>
        </w:rPr>
        <w:t>)</w:t>
      </w:r>
    </w:p>
    <w:p w14:paraId="018536D2" w14:textId="77777777" w:rsidR="00E92407" w:rsidRPr="00B762EE" w:rsidRDefault="00E92407" w:rsidP="00D11D4D">
      <w:pPr>
        <w:rPr>
          <w:rFonts w:ascii="ＭＳ ゴシック" w:eastAsia="ＭＳ ゴシック" w:hAnsi="ＭＳ ゴシック"/>
          <w:color w:val="FF0000"/>
          <w:sz w:val="24"/>
          <w:szCs w:val="24"/>
        </w:rPr>
      </w:pPr>
    </w:p>
    <w:p w14:paraId="5D4C7034" w14:textId="6AEF4CC1" w:rsidR="00FA34C6" w:rsidRPr="00FF0E0A" w:rsidRDefault="00CE3B64" w:rsidP="00E92407">
      <w:pPr>
        <w:rPr>
          <w:rFonts w:ascii="ＭＳ ゴシック" w:eastAsia="ＭＳ ゴシック" w:hAnsi="ＭＳ ゴシック"/>
          <w:sz w:val="24"/>
          <w:szCs w:val="24"/>
        </w:rPr>
      </w:pPr>
      <w:r>
        <w:rPr>
          <w:rFonts w:ascii="ＭＳ ゴシック" w:eastAsia="ＭＳ ゴシック" w:hAnsi="ＭＳ ゴシック" w:hint="eastAsia"/>
          <w:sz w:val="24"/>
          <w:szCs w:val="24"/>
        </w:rPr>
        <w:t xml:space="preserve">⑨ </w:t>
      </w:r>
      <w:r w:rsidR="00DD1EBE">
        <w:rPr>
          <w:rFonts w:ascii="ＭＳ ゴシック" w:eastAsia="ＭＳ ゴシック" w:hAnsi="ＭＳ ゴシック" w:hint="eastAsia"/>
          <w:sz w:val="24"/>
          <w:szCs w:val="24"/>
        </w:rPr>
        <w:t>事務局への</w:t>
      </w:r>
      <w:r w:rsidR="00875C4A">
        <w:rPr>
          <w:rFonts w:ascii="ＭＳ ゴシック" w:eastAsia="ＭＳ ゴシック" w:hAnsi="ＭＳ ゴシック" w:hint="eastAsia"/>
          <w:sz w:val="24"/>
          <w:szCs w:val="24"/>
        </w:rPr>
        <w:t>質問</w:t>
      </w:r>
      <w:r w:rsidR="00126CC0">
        <w:rPr>
          <w:rFonts w:ascii="ＭＳ ゴシック" w:eastAsia="ＭＳ ゴシック" w:hAnsi="ＭＳ ゴシック" w:hint="eastAsia"/>
          <w:sz w:val="24"/>
          <w:szCs w:val="24"/>
        </w:rPr>
        <w:t>・</w:t>
      </w:r>
      <w:r w:rsidR="00875C4A">
        <w:rPr>
          <w:rFonts w:ascii="ＭＳ ゴシック" w:eastAsia="ＭＳ ゴシック" w:hAnsi="ＭＳ ゴシック" w:hint="eastAsia"/>
          <w:sz w:val="24"/>
          <w:szCs w:val="24"/>
        </w:rPr>
        <w:t>要望事項</w:t>
      </w:r>
    </w:p>
    <w:sectPr w:rsidR="00FA34C6" w:rsidRPr="00FF0E0A" w:rsidSect="003E0BB0">
      <w:headerReference w:type="default" r:id="rId39"/>
      <w:footerReference w:type="default" r:id="rId40"/>
      <w:pgSz w:w="11906" w:h="16838"/>
      <w:pgMar w:top="1985" w:right="1701" w:bottom="1701" w:left="170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3423" w14:textId="77777777" w:rsidR="00051C5F" w:rsidRDefault="00051C5F" w:rsidP="002A25E9">
      <w:r>
        <w:separator/>
      </w:r>
    </w:p>
  </w:endnote>
  <w:endnote w:type="continuationSeparator" w:id="0">
    <w:p w14:paraId="02BFD0C3" w14:textId="77777777" w:rsidR="00051C5F" w:rsidRDefault="00051C5F" w:rsidP="002A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創英角ﾎﾟｯﾌﾟ体">
    <w:panose1 w:val="040B0A09000000000000"/>
    <w:charset w:val="80"/>
    <w:family w:val="modern"/>
    <w:pitch w:val="fixed"/>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CB7A" w14:textId="77777777" w:rsidR="007817FB" w:rsidRDefault="007817FB" w:rsidP="007817FB">
    <w:pPr>
      <w:pStyle w:val="a8"/>
      <w:jc w:val="center"/>
    </w:pPr>
    <w:r>
      <w:fldChar w:fldCharType="begin"/>
    </w:r>
    <w:r>
      <w:instrText>PAGE   \* MERGEFORMAT</w:instrText>
    </w:r>
    <w:r>
      <w:fldChar w:fldCharType="separate"/>
    </w:r>
    <w:r w:rsidR="00C61959" w:rsidRPr="00C61959">
      <w:rPr>
        <w:noProof/>
        <w:lang w:val="ja-JP"/>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C7E7" w14:textId="77777777" w:rsidR="00051C5F" w:rsidRDefault="00051C5F" w:rsidP="002A25E9">
      <w:r>
        <w:separator/>
      </w:r>
    </w:p>
  </w:footnote>
  <w:footnote w:type="continuationSeparator" w:id="0">
    <w:p w14:paraId="013CB74C" w14:textId="77777777" w:rsidR="00051C5F" w:rsidRDefault="00051C5F" w:rsidP="002A2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1468" w14:textId="5BE830CE" w:rsidR="008C6693" w:rsidRDefault="008706C2">
    <w:pPr>
      <w:pStyle w:val="a6"/>
    </w:pPr>
    <w:r>
      <w:rPr>
        <w:noProof/>
      </w:rPr>
      <mc:AlternateContent>
        <mc:Choice Requires="wpg">
          <w:drawing>
            <wp:anchor distT="0" distB="0" distL="114300" distR="114300" simplePos="0" relativeHeight="251658240" behindDoc="0" locked="0" layoutInCell="1" allowOverlap="1" wp14:anchorId="2F0503F3" wp14:editId="6E7549A8">
              <wp:simplePos x="0" y="0"/>
              <wp:positionH relativeFrom="column">
                <wp:posOffset>-775335</wp:posOffset>
              </wp:positionH>
              <wp:positionV relativeFrom="paragraph">
                <wp:posOffset>-55880</wp:posOffset>
              </wp:positionV>
              <wp:extent cx="7027545" cy="457200"/>
              <wp:effectExtent l="0" t="0" r="0" b="0"/>
              <wp:wrapNone/>
              <wp:docPr id="1" name="グループ化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7545" cy="457200"/>
                        <a:chOff x="354" y="632"/>
                        <a:chExt cx="11067" cy="720"/>
                      </a:xfrm>
                    </wpg:grpSpPr>
                    <wps:wsp>
                      <wps:cNvPr id="4" name="Rectangle 2"/>
                      <wps:cNvSpPr>
                        <a:spLocks noChangeArrowheads="1"/>
                      </wps:cNvSpPr>
                      <wps:spPr bwMode="auto">
                        <a:xfrm>
                          <a:off x="354" y="632"/>
                          <a:ext cx="8541" cy="720"/>
                        </a:xfrm>
                        <a:prstGeom prst="rect">
                          <a:avLst/>
                        </a:prstGeom>
                        <a:solidFill>
                          <a:srgbClr val="9BBB59">
                            <a:lumMod val="20000"/>
                            <a:lumOff val="80000"/>
                          </a:srgb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2E6F291B" w14:textId="1FAFDC1F" w:rsidR="008C6693" w:rsidRPr="00620DFD" w:rsidRDefault="00AF388B">
                            <w:pPr>
                              <w:pStyle w:val="a6"/>
                              <w:rPr>
                                <w:color w:val="002060"/>
                                <w:sz w:val="28"/>
                                <w:szCs w:val="28"/>
                              </w:rPr>
                            </w:pPr>
                            <w:r>
                              <w:rPr>
                                <w:rFonts w:hint="eastAsia"/>
                                <w:color w:val="002060"/>
                                <w:sz w:val="28"/>
                                <w:szCs w:val="28"/>
                                <w:lang w:val="ja-JP"/>
                              </w:rPr>
                              <w:t>はまキャンプ</w:t>
                            </w:r>
                          </w:p>
                        </w:txbxContent>
                      </wps:txbx>
                      <wps:bodyPr rot="0" vert="horz" wrap="square" lIns="91440" tIns="45720" rIns="91440" bIns="45720" anchor="ctr" anchorCtr="0" upright="1">
                        <a:noAutofit/>
                      </wps:bodyPr>
                    </wps:wsp>
                    <wps:wsp>
                      <wps:cNvPr id="5" name="Rectangle 3"/>
                      <wps:cNvSpPr>
                        <a:spLocks noChangeArrowheads="1"/>
                      </wps:cNvSpPr>
                      <wps:spPr bwMode="auto">
                        <a:xfrm>
                          <a:off x="8970" y="632"/>
                          <a:ext cx="2451" cy="720"/>
                        </a:xfrm>
                        <a:prstGeom prst="rect">
                          <a:avLst/>
                        </a:prstGeom>
                        <a:solidFill>
                          <a:srgbClr val="4BACC6">
                            <a:lumMod val="20000"/>
                            <a:lumOff val="80000"/>
                          </a:srgbClr>
                        </a:solidFill>
                        <a:ln>
                          <a:noFill/>
                        </a:ln>
                        <a:extLs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0EA5418F" w14:textId="56C18F8D" w:rsidR="008C6693" w:rsidRPr="00620DFD" w:rsidRDefault="00CB2537">
                            <w:pPr>
                              <w:pStyle w:val="a6"/>
                              <w:rPr>
                                <w:color w:val="002060"/>
                                <w:sz w:val="24"/>
                                <w:szCs w:val="24"/>
                              </w:rPr>
                            </w:pPr>
                            <w:r>
                              <w:rPr>
                                <w:rFonts w:hint="eastAsia"/>
                                <w:color w:val="002060"/>
                                <w:sz w:val="24"/>
                                <w:szCs w:val="24"/>
                              </w:rPr>
                              <w:t>静岡県立浜松工業</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F0503F3" id="グループ化 1" o:spid="_x0000_s1047" style="position:absolute;left:0;text-align:left;margin-left:-61.05pt;margin-top:-4.4pt;width:553.35pt;height:36pt;z-index:251658240;mso-position-horizontal-relative:text;mso-position-vertical-relative:text" coordorigin="354,632" coordsize="1106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">
              <v:rect id="Rectangle 2" o:spid="_x0000_s1048" style="position:absolute;left:354;top:632;width:854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" fillcolor="#ebf1de" stroked="f" strokecolor="white [3212]" strokeweight="1.5pt">
                <v:textbox>
                  <w:txbxContent>
                    <w:p w14:paraId="2E6F291B" w14:textId="1FAFDC1F" w:rsidR="008C6693" w:rsidRPr="00620DFD" w:rsidRDefault="00AF388B">
                      <w:pPr>
                        <w:pStyle w:val="a6"/>
                        <w:rPr>
                          <w:color w:val="002060"/>
                          <w:sz w:val="28"/>
                          <w:szCs w:val="28"/>
                        </w:rPr>
                      </w:pPr>
                      <w:r>
                        <w:rPr>
                          <w:rFonts w:hint="eastAsia"/>
                          <w:color w:val="002060"/>
                          <w:sz w:val="28"/>
                          <w:szCs w:val="28"/>
                          <w:lang w:val="ja-JP"/>
                        </w:rPr>
                        <w:t>はまキャンプ</w:t>
                      </w:r>
                    </w:p>
                  </w:txbxContent>
                </v:textbox>
              </v:rect>
              <v:rect id="Rectangle 3" o:spid="_x0000_s1049" style="position:absolute;left:8970;top:632;width:245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" fillcolor="#dbeef4" stroked="f" strokecolor="white [3212]" strokeweight="2pt">
                <v:textbox>
                  <w:txbxContent>
                    <w:p w14:paraId="0EA5418F" w14:textId="56C18F8D" w:rsidR="008C6693" w:rsidRPr="00620DFD" w:rsidRDefault="00CB2537">
                      <w:pPr>
                        <w:pStyle w:val="a6"/>
                        <w:rPr>
                          <w:color w:val="002060"/>
                          <w:sz w:val="24"/>
                          <w:szCs w:val="24"/>
                        </w:rPr>
                      </w:pPr>
                      <w:r>
                        <w:rPr>
                          <w:rFonts w:hint="eastAsia"/>
                          <w:color w:val="002060"/>
                          <w:sz w:val="24"/>
                          <w:szCs w:val="24"/>
                        </w:rPr>
                        <w:t>静岡県立浜松工業</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04"/>
    <w:multiLevelType w:val="hybridMultilevel"/>
    <w:tmpl w:val="962EF2D4"/>
    <w:lvl w:ilvl="0" w:tplc="51D4AB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0C9220"/>
    <w:multiLevelType w:val="hybridMultilevel"/>
    <w:tmpl w:val="FFFFFFFF"/>
    <w:lvl w:ilvl="0" w:tplc="B06CA680">
      <w:start w:val="1"/>
      <w:numFmt w:val="bullet"/>
      <w:lvlText w:val=""/>
      <w:lvlJc w:val="left"/>
      <w:pPr>
        <w:ind w:left="1140" w:hanging="420"/>
      </w:pPr>
      <w:rPr>
        <w:rFonts w:ascii="Wingdings" w:hAnsi="Wingdings" w:hint="default"/>
      </w:rPr>
    </w:lvl>
    <w:lvl w:ilvl="1" w:tplc="2102C402">
      <w:start w:val="1"/>
      <w:numFmt w:val="bullet"/>
      <w:lvlText w:val="o"/>
      <w:lvlJc w:val="left"/>
      <w:pPr>
        <w:ind w:left="1860" w:hanging="420"/>
      </w:pPr>
      <w:rPr>
        <w:rFonts w:ascii="Courier New" w:hAnsi="Courier New" w:hint="default"/>
      </w:rPr>
    </w:lvl>
    <w:lvl w:ilvl="2" w:tplc="2EC000CA">
      <w:start w:val="1"/>
      <w:numFmt w:val="bullet"/>
      <w:lvlText w:val=""/>
      <w:lvlJc w:val="left"/>
      <w:pPr>
        <w:ind w:left="2580" w:hanging="420"/>
      </w:pPr>
      <w:rPr>
        <w:rFonts w:ascii="Wingdings" w:hAnsi="Wingdings" w:hint="default"/>
      </w:rPr>
    </w:lvl>
    <w:lvl w:ilvl="3" w:tplc="B98A837E">
      <w:start w:val="1"/>
      <w:numFmt w:val="bullet"/>
      <w:lvlText w:val=""/>
      <w:lvlJc w:val="left"/>
      <w:pPr>
        <w:ind w:left="3300" w:hanging="420"/>
      </w:pPr>
      <w:rPr>
        <w:rFonts w:ascii="Symbol" w:hAnsi="Symbol" w:hint="default"/>
      </w:rPr>
    </w:lvl>
    <w:lvl w:ilvl="4" w:tplc="19A4FBD4">
      <w:start w:val="1"/>
      <w:numFmt w:val="bullet"/>
      <w:lvlText w:val="o"/>
      <w:lvlJc w:val="left"/>
      <w:pPr>
        <w:ind w:left="4020" w:hanging="420"/>
      </w:pPr>
      <w:rPr>
        <w:rFonts w:ascii="Courier New" w:hAnsi="Courier New" w:hint="default"/>
      </w:rPr>
    </w:lvl>
    <w:lvl w:ilvl="5" w:tplc="77383A50">
      <w:start w:val="1"/>
      <w:numFmt w:val="bullet"/>
      <w:lvlText w:val=""/>
      <w:lvlJc w:val="left"/>
      <w:pPr>
        <w:ind w:left="4740" w:hanging="420"/>
      </w:pPr>
      <w:rPr>
        <w:rFonts w:ascii="Wingdings" w:hAnsi="Wingdings" w:hint="default"/>
      </w:rPr>
    </w:lvl>
    <w:lvl w:ilvl="6" w:tplc="7E6A181A">
      <w:start w:val="1"/>
      <w:numFmt w:val="bullet"/>
      <w:lvlText w:val=""/>
      <w:lvlJc w:val="left"/>
      <w:pPr>
        <w:ind w:left="5460" w:hanging="420"/>
      </w:pPr>
      <w:rPr>
        <w:rFonts w:ascii="Symbol" w:hAnsi="Symbol" w:hint="default"/>
      </w:rPr>
    </w:lvl>
    <w:lvl w:ilvl="7" w:tplc="01A44B3A">
      <w:start w:val="1"/>
      <w:numFmt w:val="bullet"/>
      <w:lvlText w:val="o"/>
      <w:lvlJc w:val="left"/>
      <w:pPr>
        <w:ind w:left="6180" w:hanging="420"/>
      </w:pPr>
      <w:rPr>
        <w:rFonts w:ascii="Courier New" w:hAnsi="Courier New" w:hint="default"/>
      </w:rPr>
    </w:lvl>
    <w:lvl w:ilvl="8" w:tplc="4FDACB76">
      <w:start w:val="1"/>
      <w:numFmt w:val="bullet"/>
      <w:lvlText w:val=""/>
      <w:lvlJc w:val="left"/>
      <w:pPr>
        <w:ind w:left="6900" w:hanging="420"/>
      </w:pPr>
      <w:rPr>
        <w:rFonts w:ascii="Wingdings" w:hAnsi="Wingdings" w:hint="default"/>
      </w:rPr>
    </w:lvl>
  </w:abstractNum>
  <w:abstractNum w:abstractNumId="2" w15:restartNumberingAfterBreak="0">
    <w:nsid w:val="0B5E3EDD"/>
    <w:multiLevelType w:val="hybridMultilevel"/>
    <w:tmpl w:val="E048C27E"/>
    <w:lvl w:ilvl="0" w:tplc="5AF4DBA4">
      <w:start w:val="2"/>
      <w:numFmt w:val="decimalEnclosedCircle"/>
      <w:lvlText w:val="%1"/>
      <w:lvlJc w:val="left"/>
      <w:pPr>
        <w:ind w:left="66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C6E7E75"/>
    <w:multiLevelType w:val="hybridMultilevel"/>
    <w:tmpl w:val="9006DA2A"/>
    <w:lvl w:ilvl="0" w:tplc="002E1BA0">
      <w:start w:val="5"/>
      <w:numFmt w:val="decimalEnclosedCircle"/>
      <w:lvlText w:val="%1"/>
      <w:lvlJc w:val="left"/>
      <w:pPr>
        <w:ind w:left="42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57810B"/>
    <w:multiLevelType w:val="hybridMultilevel"/>
    <w:tmpl w:val="FFFFFFFF"/>
    <w:lvl w:ilvl="0" w:tplc="6B04D058">
      <w:start w:val="1"/>
      <w:numFmt w:val="bullet"/>
      <w:lvlText w:val=""/>
      <w:lvlJc w:val="left"/>
      <w:pPr>
        <w:ind w:left="780" w:hanging="420"/>
      </w:pPr>
      <w:rPr>
        <w:rFonts w:ascii="Symbol" w:hAnsi="Symbol" w:hint="default"/>
      </w:rPr>
    </w:lvl>
    <w:lvl w:ilvl="1" w:tplc="35545184">
      <w:start w:val="1"/>
      <w:numFmt w:val="bullet"/>
      <w:lvlText w:val="o"/>
      <w:lvlJc w:val="left"/>
      <w:pPr>
        <w:ind w:left="1200" w:hanging="420"/>
      </w:pPr>
      <w:rPr>
        <w:rFonts w:ascii="Courier New" w:hAnsi="Courier New" w:hint="default"/>
      </w:rPr>
    </w:lvl>
    <w:lvl w:ilvl="2" w:tplc="8DAEAF14">
      <w:start w:val="1"/>
      <w:numFmt w:val="bullet"/>
      <w:lvlText w:val=""/>
      <w:lvlJc w:val="left"/>
      <w:pPr>
        <w:ind w:left="1620" w:hanging="420"/>
      </w:pPr>
      <w:rPr>
        <w:rFonts w:ascii="Wingdings" w:hAnsi="Wingdings" w:hint="default"/>
      </w:rPr>
    </w:lvl>
    <w:lvl w:ilvl="3" w:tplc="3B049B0A">
      <w:start w:val="1"/>
      <w:numFmt w:val="bullet"/>
      <w:lvlText w:val=""/>
      <w:lvlJc w:val="left"/>
      <w:pPr>
        <w:ind w:left="2040" w:hanging="420"/>
      </w:pPr>
      <w:rPr>
        <w:rFonts w:ascii="Symbol" w:hAnsi="Symbol" w:hint="default"/>
      </w:rPr>
    </w:lvl>
    <w:lvl w:ilvl="4" w:tplc="42309CD2">
      <w:start w:val="1"/>
      <w:numFmt w:val="bullet"/>
      <w:lvlText w:val="o"/>
      <w:lvlJc w:val="left"/>
      <w:pPr>
        <w:ind w:left="2460" w:hanging="420"/>
      </w:pPr>
      <w:rPr>
        <w:rFonts w:ascii="Courier New" w:hAnsi="Courier New" w:hint="default"/>
      </w:rPr>
    </w:lvl>
    <w:lvl w:ilvl="5" w:tplc="D5222C0E">
      <w:start w:val="1"/>
      <w:numFmt w:val="bullet"/>
      <w:lvlText w:val=""/>
      <w:lvlJc w:val="left"/>
      <w:pPr>
        <w:ind w:left="2880" w:hanging="420"/>
      </w:pPr>
      <w:rPr>
        <w:rFonts w:ascii="Wingdings" w:hAnsi="Wingdings" w:hint="default"/>
      </w:rPr>
    </w:lvl>
    <w:lvl w:ilvl="6" w:tplc="6D82AF50">
      <w:start w:val="1"/>
      <w:numFmt w:val="bullet"/>
      <w:lvlText w:val=""/>
      <w:lvlJc w:val="left"/>
      <w:pPr>
        <w:ind w:left="3300" w:hanging="420"/>
      </w:pPr>
      <w:rPr>
        <w:rFonts w:ascii="Symbol" w:hAnsi="Symbol" w:hint="default"/>
      </w:rPr>
    </w:lvl>
    <w:lvl w:ilvl="7" w:tplc="3C96BE72">
      <w:start w:val="1"/>
      <w:numFmt w:val="bullet"/>
      <w:lvlText w:val="o"/>
      <w:lvlJc w:val="left"/>
      <w:pPr>
        <w:ind w:left="3720" w:hanging="420"/>
      </w:pPr>
      <w:rPr>
        <w:rFonts w:ascii="Courier New" w:hAnsi="Courier New" w:hint="default"/>
      </w:rPr>
    </w:lvl>
    <w:lvl w:ilvl="8" w:tplc="8AA08EB8">
      <w:start w:val="1"/>
      <w:numFmt w:val="bullet"/>
      <w:lvlText w:val=""/>
      <w:lvlJc w:val="left"/>
      <w:pPr>
        <w:ind w:left="4140" w:hanging="420"/>
      </w:pPr>
      <w:rPr>
        <w:rFonts w:ascii="Wingdings" w:hAnsi="Wingdings" w:hint="default"/>
      </w:rPr>
    </w:lvl>
  </w:abstractNum>
  <w:abstractNum w:abstractNumId="5" w15:restartNumberingAfterBreak="0">
    <w:nsid w:val="1C99556E"/>
    <w:multiLevelType w:val="hybridMultilevel"/>
    <w:tmpl w:val="6C68667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2402490"/>
    <w:multiLevelType w:val="hybridMultilevel"/>
    <w:tmpl w:val="308825BE"/>
    <w:lvl w:ilvl="0" w:tplc="07EC3A40">
      <w:start w:val="8"/>
      <w:numFmt w:val="bullet"/>
      <w:lvlText w:val="・"/>
      <w:lvlJc w:val="left"/>
      <w:pPr>
        <w:ind w:left="360" w:hanging="360"/>
      </w:pPr>
      <w:rPr>
        <w:rFonts w:ascii="ＭＳ ゴシック" w:eastAsia="ＭＳ ゴシック" w:hAnsi="ＭＳ ゴシック"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55C5152"/>
    <w:multiLevelType w:val="hybridMultilevel"/>
    <w:tmpl w:val="FFFFFFFF"/>
    <w:lvl w:ilvl="0" w:tplc="EB14DE3C">
      <w:start w:val="1"/>
      <w:numFmt w:val="bullet"/>
      <w:lvlText w:val=""/>
      <w:lvlJc w:val="left"/>
      <w:pPr>
        <w:ind w:left="1500" w:hanging="420"/>
      </w:pPr>
      <w:rPr>
        <w:rFonts w:ascii="Symbol" w:hAnsi="Symbol" w:hint="default"/>
      </w:rPr>
    </w:lvl>
    <w:lvl w:ilvl="1" w:tplc="5580A916">
      <w:start w:val="1"/>
      <w:numFmt w:val="bullet"/>
      <w:lvlText w:val="o"/>
      <w:lvlJc w:val="left"/>
      <w:pPr>
        <w:ind w:left="2220" w:hanging="420"/>
      </w:pPr>
      <w:rPr>
        <w:rFonts w:ascii="Courier New" w:hAnsi="Courier New" w:hint="default"/>
      </w:rPr>
    </w:lvl>
    <w:lvl w:ilvl="2" w:tplc="65EC796A">
      <w:start w:val="1"/>
      <w:numFmt w:val="bullet"/>
      <w:lvlText w:val=""/>
      <w:lvlJc w:val="left"/>
      <w:pPr>
        <w:ind w:left="2940" w:hanging="420"/>
      </w:pPr>
      <w:rPr>
        <w:rFonts w:ascii="Wingdings" w:hAnsi="Wingdings" w:hint="default"/>
      </w:rPr>
    </w:lvl>
    <w:lvl w:ilvl="3" w:tplc="5A1AEF92">
      <w:start w:val="1"/>
      <w:numFmt w:val="bullet"/>
      <w:lvlText w:val=""/>
      <w:lvlJc w:val="left"/>
      <w:pPr>
        <w:ind w:left="3660" w:hanging="420"/>
      </w:pPr>
      <w:rPr>
        <w:rFonts w:ascii="Symbol" w:hAnsi="Symbol" w:hint="default"/>
      </w:rPr>
    </w:lvl>
    <w:lvl w:ilvl="4" w:tplc="7090D10C">
      <w:start w:val="1"/>
      <w:numFmt w:val="bullet"/>
      <w:lvlText w:val="o"/>
      <w:lvlJc w:val="left"/>
      <w:pPr>
        <w:ind w:left="4380" w:hanging="420"/>
      </w:pPr>
      <w:rPr>
        <w:rFonts w:ascii="Courier New" w:hAnsi="Courier New" w:hint="default"/>
      </w:rPr>
    </w:lvl>
    <w:lvl w:ilvl="5" w:tplc="410CFCB2">
      <w:start w:val="1"/>
      <w:numFmt w:val="bullet"/>
      <w:lvlText w:val=""/>
      <w:lvlJc w:val="left"/>
      <w:pPr>
        <w:ind w:left="5100" w:hanging="420"/>
      </w:pPr>
      <w:rPr>
        <w:rFonts w:ascii="Wingdings" w:hAnsi="Wingdings" w:hint="default"/>
      </w:rPr>
    </w:lvl>
    <w:lvl w:ilvl="6" w:tplc="E74E4DF4">
      <w:start w:val="1"/>
      <w:numFmt w:val="bullet"/>
      <w:lvlText w:val=""/>
      <w:lvlJc w:val="left"/>
      <w:pPr>
        <w:ind w:left="5820" w:hanging="420"/>
      </w:pPr>
      <w:rPr>
        <w:rFonts w:ascii="Symbol" w:hAnsi="Symbol" w:hint="default"/>
      </w:rPr>
    </w:lvl>
    <w:lvl w:ilvl="7" w:tplc="FD7E8BC6">
      <w:start w:val="1"/>
      <w:numFmt w:val="bullet"/>
      <w:lvlText w:val="o"/>
      <w:lvlJc w:val="left"/>
      <w:pPr>
        <w:ind w:left="6540" w:hanging="420"/>
      </w:pPr>
      <w:rPr>
        <w:rFonts w:ascii="Courier New" w:hAnsi="Courier New" w:hint="default"/>
      </w:rPr>
    </w:lvl>
    <w:lvl w:ilvl="8" w:tplc="BEB60196">
      <w:start w:val="1"/>
      <w:numFmt w:val="bullet"/>
      <w:lvlText w:val=""/>
      <w:lvlJc w:val="left"/>
      <w:pPr>
        <w:ind w:left="7260" w:hanging="420"/>
      </w:pPr>
      <w:rPr>
        <w:rFonts w:ascii="Wingdings" w:hAnsi="Wingdings" w:hint="default"/>
      </w:rPr>
    </w:lvl>
  </w:abstractNum>
  <w:abstractNum w:abstractNumId="8" w15:restartNumberingAfterBreak="0">
    <w:nsid w:val="2623928C"/>
    <w:multiLevelType w:val="hybridMultilevel"/>
    <w:tmpl w:val="FFFFFFFF"/>
    <w:lvl w:ilvl="0" w:tplc="6F8486EA">
      <w:start w:val="1"/>
      <w:numFmt w:val="bullet"/>
      <w:lvlText w:val=""/>
      <w:lvlJc w:val="left"/>
      <w:pPr>
        <w:ind w:left="780" w:hanging="420"/>
      </w:pPr>
      <w:rPr>
        <w:rFonts w:ascii="Symbol" w:hAnsi="Symbol" w:hint="default"/>
      </w:rPr>
    </w:lvl>
    <w:lvl w:ilvl="1" w:tplc="21587E62">
      <w:start w:val="1"/>
      <w:numFmt w:val="bullet"/>
      <w:lvlText w:val="o"/>
      <w:lvlJc w:val="left"/>
      <w:pPr>
        <w:ind w:left="1200" w:hanging="420"/>
      </w:pPr>
      <w:rPr>
        <w:rFonts w:ascii="Courier New" w:hAnsi="Courier New" w:hint="default"/>
      </w:rPr>
    </w:lvl>
    <w:lvl w:ilvl="2" w:tplc="E8246392">
      <w:start w:val="1"/>
      <w:numFmt w:val="bullet"/>
      <w:lvlText w:val=""/>
      <w:lvlJc w:val="left"/>
      <w:pPr>
        <w:ind w:left="1620" w:hanging="420"/>
      </w:pPr>
      <w:rPr>
        <w:rFonts w:ascii="Wingdings" w:hAnsi="Wingdings" w:hint="default"/>
      </w:rPr>
    </w:lvl>
    <w:lvl w:ilvl="3" w:tplc="38521D7E">
      <w:start w:val="1"/>
      <w:numFmt w:val="bullet"/>
      <w:lvlText w:val=""/>
      <w:lvlJc w:val="left"/>
      <w:pPr>
        <w:ind w:left="2040" w:hanging="420"/>
      </w:pPr>
      <w:rPr>
        <w:rFonts w:ascii="Symbol" w:hAnsi="Symbol" w:hint="default"/>
      </w:rPr>
    </w:lvl>
    <w:lvl w:ilvl="4" w:tplc="AC42D67A">
      <w:start w:val="1"/>
      <w:numFmt w:val="bullet"/>
      <w:lvlText w:val="o"/>
      <w:lvlJc w:val="left"/>
      <w:pPr>
        <w:ind w:left="2460" w:hanging="420"/>
      </w:pPr>
      <w:rPr>
        <w:rFonts w:ascii="Courier New" w:hAnsi="Courier New" w:hint="default"/>
      </w:rPr>
    </w:lvl>
    <w:lvl w:ilvl="5" w:tplc="809EA2BC">
      <w:start w:val="1"/>
      <w:numFmt w:val="bullet"/>
      <w:lvlText w:val=""/>
      <w:lvlJc w:val="left"/>
      <w:pPr>
        <w:ind w:left="2880" w:hanging="420"/>
      </w:pPr>
      <w:rPr>
        <w:rFonts w:ascii="Wingdings" w:hAnsi="Wingdings" w:hint="default"/>
      </w:rPr>
    </w:lvl>
    <w:lvl w:ilvl="6" w:tplc="9A900C14">
      <w:start w:val="1"/>
      <w:numFmt w:val="bullet"/>
      <w:lvlText w:val=""/>
      <w:lvlJc w:val="left"/>
      <w:pPr>
        <w:ind w:left="3300" w:hanging="420"/>
      </w:pPr>
      <w:rPr>
        <w:rFonts w:ascii="Symbol" w:hAnsi="Symbol" w:hint="default"/>
      </w:rPr>
    </w:lvl>
    <w:lvl w:ilvl="7" w:tplc="CCC2A224">
      <w:start w:val="1"/>
      <w:numFmt w:val="bullet"/>
      <w:lvlText w:val="o"/>
      <w:lvlJc w:val="left"/>
      <w:pPr>
        <w:ind w:left="3720" w:hanging="420"/>
      </w:pPr>
      <w:rPr>
        <w:rFonts w:ascii="Courier New" w:hAnsi="Courier New" w:hint="default"/>
      </w:rPr>
    </w:lvl>
    <w:lvl w:ilvl="8" w:tplc="DBB441F0">
      <w:start w:val="1"/>
      <w:numFmt w:val="bullet"/>
      <w:lvlText w:val=""/>
      <w:lvlJc w:val="left"/>
      <w:pPr>
        <w:ind w:left="4140" w:hanging="420"/>
      </w:pPr>
      <w:rPr>
        <w:rFonts w:ascii="Wingdings" w:hAnsi="Wingdings" w:hint="default"/>
      </w:rPr>
    </w:lvl>
  </w:abstractNum>
  <w:abstractNum w:abstractNumId="9" w15:restartNumberingAfterBreak="0">
    <w:nsid w:val="26A121F6"/>
    <w:multiLevelType w:val="hybridMultilevel"/>
    <w:tmpl w:val="F95031EC"/>
    <w:lvl w:ilvl="0" w:tplc="2AF6A71C">
      <w:start w:val="6"/>
      <w:numFmt w:val="decimalEnclosedCircle"/>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0" w15:restartNumberingAfterBreak="0">
    <w:nsid w:val="3191466F"/>
    <w:multiLevelType w:val="hybridMultilevel"/>
    <w:tmpl w:val="CEF064BE"/>
    <w:lvl w:ilvl="0" w:tplc="B776D7BC">
      <w:start w:val="9"/>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00135ED"/>
    <w:multiLevelType w:val="hybridMultilevel"/>
    <w:tmpl w:val="AD728E1A"/>
    <w:lvl w:ilvl="0" w:tplc="04090011">
      <w:start w:val="1"/>
      <w:numFmt w:val="decimalEnclosedCircle"/>
      <w:lvlText w:val="%1"/>
      <w:lvlJc w:val="left"/>
      <w:pPr>
        <w:ind w:left="66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B23A50"/>
    <w:multiLevelType w:val="hybridMultilevel"/>
    <w:tmpl w:val="E09443DE"/>
    <w:lvl w:ilvl="0" w:tplc="67B0678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EA2AB3F"/>
    <w:multiLevelType w:val="hybridMultilevel"/>
    <w:tmpl w:val="56F09BCA"/>
    <w:lvl w:ilvl="0" w:tplc="39C0C47C">
      <w:start w:val="1"/>
      <w:numFmt w:val="bullet"/>
      <w:lvlText w:val=""/>
      <w:lvlJc w:val="left"/>
      <w:pPr>
        <w:ind w:left="1140" w:hanging="420"/>
      </w:pPr>
      <w:rPr>
        <w:rFonts w:ascii="Wingdings" w:hAnsi="Wingdings" w:hint="default"/>
      </w:rPr>
    </w:lvl>
    <w:lvl w:ilvl="1" w:tplc="3C3401C8">
      <w:start w:val="1"/>
      <w:numFmt w:val="bullet"/>
      <w:lvlText w:val="o"/>
      <w:lvlJc w:val="left"/>
      <w:pPr>
        <w:ind w:left="1860" w:hanging="420"/>
      </w:pPr>
      <w:rPr>
        <w:rFonts w:ascii="Courier New" w:hAnsi="Courier New" w:hint="default"/>
      </w:rPr>
    </w:lvl>
    <w:lvl w:ilvl="2" w:tplc="C6F8B62C">
      <w:start w:val="1"/>
      <w:numFmt w:val="bullet"/>
      <w:lvlText w:val=""/>
      <w:lvlJc w:val="left"/>
      <w:pPr>
        <w:ind w:left="2580" w:hanging="420"/>
      </w:pPr>
      <w:rPr>
        <w:rFonts w:ascii="Wingdings" w:hAnsi="Wingdings" w:hint="default"/>
      </w:rPr>
    </w:lvl>
    <w:lvl w:ilvl="3" w:tplc="6EE82F24">
      <w:start w:val="1"/>
      <w:numFmt w:val="bullet"/>
      <w:lvlText w:val=""/>
      <w:lvlJc w:val="left"/>
      <w:pPr>
        <w:ind w:left="3300" w:hanging="420"/>
      </w:pPr>
      <w:rPr>
        <w:rFonts w:ascii="Symbol" w:hAnsi="Symbol" w:hint="default"/>
      </w:rPr>
    </w:lvl>
    <w:lvl w:ilvl="4" w:tplc="EA5A41DC">
      <w:start w:val="1"/>
      <w:numFmt w:val="bullet"/>
      <w:lvlText w:val="o"/>
      <w:lvlJc w:val="left"/>
      <w:pPr>
        <w:ind w:left="4020" w:hanging="420"/>
      </w:pPr>
      <w:rPr>
        <w:rFonts w:ascii="Courier New" w:hAnsi="Courier New" w:hint="default"/>
      </w:rPr>
    </w:lvl>
    <w:lvl w:ilvl="5" w:tplc="13CCE16C">
      <w:start w:val="1"/>
      <w:numFmt w:val="bullet"/>
      <w:lvlText w:val=""/>
      <w:lvlJc w:val="left"/>
      <w:pPr>
        <w:ind w:left="4740" w:hanging="420"/>
      </w:pPr>
      <w:rPr>
        <w:rFonts w:ascii="Wingdings" w:hAnsi="Wingdings" w:hint="default"/>
      </w:rPr>
    </w:lvl>
    <w:lvl w:ilvl="6" w:tplc="9C12F6A2">
      <w:start w:val="1"/>
      <w:numFmt w:val="bullet"/>
      <w:lvlText w:val=""/>
      <w:lvlJc w:val="left"/>
      <w:pPr>
        <w:ind w:left="5460" w:hanging="420"/>
      </w:pPr>
      <w:rPr>
        <w:rFonts w:ascii="Symbol" w:hAnsi="Symbol" w:hint="default"/>
      </w:rPr>
    </w:lvl>
    <w:lvl w:ilvl="7" w:tplc="4A2AAC60">
      <w:start w:val="1"/>
      <w:numFmt w:val="bullet"/>
      <w:lvlText w:val="o"/>
      <w:lvlJc w:val="left"/>
      <w:pPr>
        <w:ind w:left="6180" w:hanging="420"/>
      </w:pPr>
      <w:rPr>
        <w:rFonts w:ascii="Courier New" w:hAnsi="Courier New" w:hint="default"/>
      </w:rPr>
    </w:lvl>
    <w:lvl w:ilvl="8" w:tplc="65B8D1B8">
      <w:start w:val="1"/>
      <w:numFmt w:val="bullet"/>
      <w:lvlText w:val=""/>
      <w:lvlJc w:val="left"/>
      <w:pPr>
        <w:ind w:left="6900" w:hanging="420"/>
      </w:pPr>
      <w:rPr>
        <w:rFonts w:ascii="Wingdings" w:hAnsi="Wingdings" w:hint="default"/>
      </w:rPr>
    </w:lvl>
  </w:abstractNum>
  <w:abstractNum w:abstractNumId="14" w15:restartNumberingAfterBreak="0">
    <w:nsid w:val="58B0BCCE"/>
    <w:multiLevelType w:val="hybridMultilevel"/>
    <w:tmpl w:val="FFFFFFFF"/>
    <w:lvl w:ilvl="0" w:tplc="64A44D68">
      <w:start w:val="1"/>
      <w:numFmt w:val="bullet"/>
      <w:lvlText w:val=""/>
      <w:lvlJc w:val="left"/>
      <w:pPr>
        <w:ind w:left="733" w:hanging="420"/>
      </w:pPr>
      <w:rPr>
        <w:rFonts w:ascii="Symbol" w:hAnsi="Symbol" w:hint="default"/>
      </w:rPr>
    </w:lvl>
    <w:lvl w:ilvl="1" w:tplc="0560B172">
      <w:start w:val="1"/>
      <w:numFmt w:val="bullet"/>
      <w:lvlText w:val="o"/>
      <w:lvlJc w:val="left"/>
      <w:pPr>
        <w:ind w:left="1453" w:hanging="420"/>
      </w:pPr>
      <w:rPr>
        <w:rFonts w:ascii="Courier New" w:hAnsi="Courier New" w:hint="default"/>
      </w:rPr>
    </w:lvl>
    <w:lvl w:ilvl="2" w:tplc="DE9C9D1E">
      <w:start w:val="1"/>
      <w:numFmt w:val="bullet"/>
      <w:lvlText w:val=""/>
      <w:lvlJc w:val="left"/>
      <w:pPr>
        <w:ind w:left="2173" w:hanging="420"/>
      </w:pPr>
      <w:rPr>
        <w:rFonts w:ascii="Wingdings" w:hAnsi="Wingdings" w:hint="default"/>
      </w:rPr>
    </w:lvl>
    <w:lvl w:ilvl="3" w:tplc="F0465736">
      <w:start w:val="1"/>
      <w:numFmt w:val="bullet"/>
      <w:lvlText w:val=""/>
      <w:lvlJc w:val="left"/>
      <w:pPr>
        <w:ind w:left="2893" w:hanging="420"/>
      </w:pPr>
      <w:rPr>
        <w:rFonts w:ascii="Symbol" w:hAnsi="Symbol" w:hint="default"/>
      </w:rPr>
    </w:lvl>
    <w:lvl w:ilvl="4" w:tplc="20C6B506">
      <w:start w:val="1"/>
      <w:numFmt w:val="bullet"/>
      <w:lvlText w:val="o"/>
      <w:lvlJc w:val="left"/>
      <w:pPr>
        <w:ind w:left="3613" w:hanging="420"/>
      </w:pPr>
      <w:rPr>
        <w:rFonts w:ascii="Courier New" w:hAnsi="Courier New" w:hint="default"/>
      </w:rPr>
    </w:lvl>
    <w:lvl w:ilvl="5" w:tplc="4C76DA5C">
      <w:start w:val="1"/>
      <w:numFmt w:val="bullet"/>
      <w:lvlText w:val=""/>
      <w:lvlJc w:val="left"/>
      <w:pPr>
        <w:ind w:left="4333" w:hanging="420"/>
      </w:pPr>
      <w:rPr>
        <w:rFonts w:ascii="Wingdings" w:hAnsi="Wingdings" w:hint="default"/>
      </w:rPr>
    </w:lvl>
    <w:lvl w:ilvl="6" w:tplc="B4E66D42">
      <w:start w:val="1"/>
      <w:numFmt w:val="bullet"/>
      <w:lvlText w:val=""/>
      <w:lvlJc w:val="left"/>
      <w:pPr>
        <w:ind w:left="5053" w:hanging="420"/>
      </w:pPr>
      <w:rPr>
        <w:rFonts w:ascii="Symbol" w:hAnsi="Symbol" w:hint="default"/>
      </w:rPr>
    </w:lvl>
    <w:lvl w:ilvl="7" w:tplc="E9F27222">
      <w:start w:val="1"/>
      <w:numFmt w:val="bullet"/>
      <w:lvlText w:val="o"/>
      <w:lvlJc w:val="left"/>
      <w:pPr>
        <w:ind w:left="5773" w:hanging="420"/>
      </w:pPr>
      <w:rPr>
        <w:rFonts w:ascii="Courier New" w:hAnsi="Courier New" w:hint="default"/>
      </w:rPr>
    </w:lvl>
    <w:lvl w:ilvl="8" w:tplc="EE6071A0">
      <w:start w:val="1"/>
      <w:numFmt w:val="bullet"/>
      <w:lvlText w:val=""/>
      <w:lvlJc w:val="left"/>
      <w:pPr>
        <w:ind w:left="6493" w:hanging="420"/>
      </w:pPr>
      <w:rPr>
        <w:rFonts w:ascii="Wingdings" w:hAnsi="Wingdings" w:hint="default"/>
      </w:rPr>
    </w:lvl>
  </w:abstractNum>
  <w:abstractNum w:abstractNumId="15" w15:restartNumberingAfterBreak="0">
    <w:nsid w:val="5D0ABFF7"/>
    <w:multiLevelType w:val="hybridMultilevel"/>
    <w:tmpl w:val="FFFFFFFF"/>
    <w:lvl w:ilvl="0" w:tplc="BD946E6C">
      <w:start w:val="1"/>
      <w:numFmt w:val="bullet"/>
      <w:lvlText w:val=""/>
      <w:lvlJc w:val="left"/>
      <w:pPr>
        <w:ind w:left="780" w:hanging="420"/>
      </w:pPr>
      <w:rPr>
        <w:rFonts w:ascii="Symbol" w:hAnsi="Symbol" w:hint="default"/>
      </w:rPr>
    </w:lvl>
    <w:lvl w:ilvl="1" w:tplc="B8DC831A">
      <w:start w:val="1"/>
      <w:numFmt w:val="bullet"/>
      <w:lvlText w:val="o"/>
      <w:lvlJc w:val="left"/>
      <w:pPr>
        <w:ind w:left="1200" w:hanging="420"/>
      </w:pPr>
      <w:rPr>
        <w:rFonts w:ascii="Courier New" w:hAnsi="Courier New" w:hint="default"/>
      </w:rPr>
    </w:lvl>
    <w:lvl w:ilvl="2" w:tplc="E51C1908">
      <w:start w:val="1"/>
      <w:numFmt w:val="bullet"/>
      <w:lvlText w:val=""/>
      <w:lvlJc w:val="left"/>
      <w:pPr>
        <w:ind w:left="1620" w:hanging="420"/>
      </w:pPr>
      <w:rPr>
        <w:rFonts w:ascii="Wingdings" w:hAnsi="Wingdings" w:hint="default"/>
      </w:rPr>
    </w:lvl>
    <w:lvl w:ilvl="3" w:tplc="ABD0F43C">
      <w:start w:val="1"/>
      <w:numFmt w:val="bullet"/>
      <w:lvlText w:val=""/>
      <w:lvlJc w:val="left"/>
      <w:pPr>
        <w:ind w:left="2040" w:hanging="420"/>
      </w:pPr>
      <w:rPr>
        <w:rFonts w:ascii="Symbol" w:hAnsi="Symbol" w:hint="default"/>
      </w:rPr>
    </w:lvl>
    <w:lvl w:ilvl="4" w:tplc="4B28C010">
      <w:start w:val="1"/>
      <w:numFmt w:val="bullet"/>
      <w:lvlText w:val="o"/>
      <w:lvlJc w:val="left"/>
      <w:pPr>
        <w:ind w:left="2460" w:hanging="420"/>
      </w:pPr>
      <w:rPr>
        <w:rFonts w:ascii="Courier New" w:hAnsi="Courier New" w:hint="default"/>
      </w:rPr>
    </w:lvl>
    <w:lvl w:ilvl="5" w:tplc="AB4C386E">
      <w:start w:val="1"/>
      <w:numFmt w:val="bullet"/>
      <w:lvlText w:val=""/>
      <w:lvlJc w:val="left"/>
      <w:pPr>
        <w:ind w:left="2880" w:hanging="420"/>
      </w:pPr>
      <w:rPr>
        <w:rFonts w:ascii="Wingdings" w:hAnsi="Wingdings" w:hint="default"/>
      </w:rPr>
    </w:lvl>
    <w:lvl w:ilvl="6" w:tplc="459E2A54">
      <w:start w:val="1"/>
      <w:numFmt w:val="bullet"/>
      <w:lvlText w:val=""/>
      <w:lvlJc w:val="left"/>
      <w:pPr>
        <w:ind w:left="3300" w:hanging="420"/>
      </w:pPr>
      <w:rPr>
        <w:rFonts w:ascii="Symbol" w:hAnsi="Symbol" w:hint="default"/>
      </w:rPr>
    </w:lvl>
    <w:lvl w:ilvl="7" w:tplc="4946804E">
      <w:start w:val="1"/>
      <w:numFmt w:val="bullet"/>
      <w:lvlText w:val="o"/>
      <w:lvlJc w:val="left"/>
      <w:pPr>
        <w:ind w:left="3720" w:hanging="420"/>
      </w:pPr>
      <w:rPr>
        <w:rFonts w:ascii="Courier New" w:hAnsi="Courier New" w:hint="default"/>
      </w:rPr>
    </w:lvl>
    <w:lvl w:ilvl="8" w:tplc="947E440A">
      <w:start w:val="1"/>
      <w:numFmt w:val="bullet"/>
      <w:lvlText w:val=""/>
      <w:lvlJc w:val="left"/>
      <w:pPr>
        <w:ind w:left="4140" w:hanging="420"/>
      </w:pPr>
      <w:rPr>
        <w:rFonts w:ascii="Wingdings" w:hAnsi="Wingdings" w:hint="default"/>
      </w:rPr>
    </w:lvl>
  </w:abstractNum>
  <w:abstractNum w:abstractNumId="16" w15:restartNumberingAfterBreak="0">
    <w:nsid w:val="68AFDCBD"/>
    <w:multiLevelType w:val="hybridMultilevel"/>
    <w:tmpl w:val="FFFFFFFF"/>
    <w:lvl w:ilvl="0" w:tplc="B3788E16">
      <w:start w:val="1"/>
      <w:numFmt w:val="bullet"/>
      <w:lvlText w:val=""/>
      <w:lvlJc w:val="left"/>
      <w:pPr>
        <w:ind w:left="1140" w:hanging="420"/>
      </w:pPr>
      <w:rPr>
        <w:rFonts w:ascii="Wingdings" w:hAnsi="Wingdings" w:hint="default"/>
      </w:rPr>
    </w:lvl>
    <w:lvl w:ilvl="1" w:tplc="588C69EA">
      <w:start w:val="1"/>
      <w:numFmt w:val="bullet"/>
      <w:lvlText w:val="o"/>
      <w:lvlJc w:val="left"/>
      <w:pPr>
        <w:ind w:left="1860" w:hanging="420"/>
      </w:pPr>
      <w:rPr>
        <w:rFonts w:ascii="Courier New" w:hAnsi="Courier New" w:hint="default"/>
      </w:rPr>
    </w:lvl>
    <w:lvl w:ilvl="2" w:tplc="D102C96C">
      <w:start w:val="1"/>
      <w:numFmt w:val="bullet"/>
      <w:lvlText w:val=""/>
      <w:lvlJc w:val="left"/>
      <w:pPr>
        <w:ind w:left="2580" w:hanging="420"/>
      </w:pPr>
      <w:rPr>
        <w:rFonts w:ascii="Wingdings" w:hAnsi="Wingdings" w:hint="default"/>
      </w:rPr>
    </w:lvl>
    <w:lvl w:ilvl="3" w:tplc="F00803B8">
      <w:start w:val="1"/>
      <w:numFmt w:val="bullet"/>
      <w:lvlText w:val=""/>
      <w:lvlJc w:val="left"/>
      <w:pPr>
        <w:ind w:left="3300" w:hanging="420"/>
      </w:pPr>
      <w:rPr>
        <w:rFonts w:ascii="Symbol" w:hAnsi="Symbol" w:hint="default"/>
      </w:rPr>
    </w:lvl>
    <w:lvl w:ilvl="4" w:tplc="FD0C787E">
      <w:start w:val="1"/>
      <w:numFmt w:val="bullet"/>
      <w:lvlText w:val="o"/>
      <w:lvlJc w:val="left"/>
      <w:pPr>
        <w:ind w:left="4020" w:hanging="420"/>
      </w:pPr>
      <w:rPr>
        <w:rFonts w:ascii="Courier New" w:hAnsi="Courier New" w:hint="default"/>
      </w:rPr>
    </w:lvl>
    <w:lvl w:ilvl="5" w:tplc="F1AAD0F4">
      <w:start w:val="1"/>
      <w:numFmt w:val="bullet"/>
      <w:lvlText w:val=""/>
      <w:lvlJc w:val="left"/>
      <w:pPr>
        <w:ind w:left="4740" w:hanging="420"/>
      </w:pPr>
      <w:rPr>
        <w:rFonts w:ascii="Wingdings" w:hAnsi="Wingdings" w:hint="default"/>
      </w:rPr>
    </w:lvl>
    <w:lvl w:ilvl="6" w:tplc="D7381F64">
      <w:start w:val="1"/>
      <w:numFmt w:val="bullet"/>
      <w:lvlText w:val=""/>
      <w:lvlJc w:val="left"/>
      <w:pPr>
        <w:ind w:left="5460" w:hanging="420"/>
      </w:pPr>
      <w:rPr>
        <w:rFonts w:ascii="Symbol" w:hAnsi="Symbol" w:hint="default"/>
      </w:rPr>
    </w:lvl>
    <w:lvl w:ilvl="7" w:tplc="ADEE1910">
      <w:start w:val="1"/>
      <w:numFmt w:val="bullet"/>
      <w:lvlText w:val="o"/>
      <w:lvlJc w:val="left"/>
      <w:pPr>
        <w:ind w:left="6180" w:hanging="420"/>
      </w:pPr>
      <w:rPr>
        <w:rFonts w:ascii="Courier New" w:hAnsi="Courier New" w:hint="default"/>
      </w:rPr>
    </w:lvl>
    <w:lvl w:ilvl="8" w:tplc="02B8C2AE">
      <w:start w:val="1"/>
      <w:numFmt w:val="bullet"/>
      <w:lvlText w:val=""/>
      <w:lvlJc w:val="left"/>
      <w:pPr>
        <w:ind w:left="6900" w:hanging="420"/>
      </w:pPr>
      <w:rPr>
        <w:rFonts w:ascii="Wingdings" w:hAnsi="Wingdings" w:hint="default"/>
      </w:rPr>
    </w:lvl>
  </w:abstractNum>
  <w:abstractNum w:abstractNumId="17" w15:restartNumberingAfterBreak="0">
    <w:nsid w:val="6E0230D3"/>
    <w:multiLevelType w:val="hybridMultilevel"/>
    <w:tmpl w:val="FFFFFFFF"/>
    <w:lvl w:ilvl="0" w:tplc="E9C00142">
      <w:start w:val="1"/>
      <w:numFmt w:val="bullet"/>
      <w:lvlText w:val=""/>
      <w:lvlJc w:val="left"/>
      <w:pPr>
        <w:ind w:left="1093" w:hanging="420"/>
      </w:pPr>
      <w:rPr>
        <w:rFonts w:ascii="Wingdings" w:hAnsi="Wingdings" w:hint="default"/>
      </w:rPr>
    </w:lvl>
    <w:lvl w:ilvl="1" w:tplc="80163BE8">
      <w:start w:val="1"/>
      <w:numFmt w:val="bullet"/>
      <w:lvlText w:val="o"/>
      <w:lvlJc w:val="left"/>
      <w:pPr>
        <w:ind w:left="1813" w:hanging="420"/>
      </w:pPr>
      <w:rPr>
        <w:rFonts w:ascii="Courier New" w:hAnsi="Courier New" w:hint="default"/>
      </w:rPr>
    </w:lvl>
    <w:lvl w:ilvl="2" w:tplc="7BC6B7A8">
      <w:start w:val="1"/>
      <w:numFmt w:val="bullet"/>
      <w:lvlText w:val=""/>
      <w:lvlJc w:val="left"/>
      <w:pPr>
        <w:ind w:left="2533" w:hanging="420"/>
      </w:pPr>
      <w:rPr>
        <w:rFonts w:ascii="Wingdings" w:hAnsi="Wingdings" w:hint="default"/>
      </w:rPr>
    </w:lvl>
    <w:lvl w:ilvl="3" w:tplc="47B0943E">
      <w:start w:val="1"/>
      <w:numFmt w:val="bullet"/>
      <w:lvlText w:val=""/>
      <w:lvlJc w:val="left"/>
      <w:pPr>
        <w:ind w:left="3253" w:hanging="420"/>
      </w:pPr>
      <w:rPr>
        <w:rFonts w:ascii="Symbol" w:hAnsi="Symbol" w:hint="default"/>
      </w:rPr>
    </w:lvl>
    <w:lvl w:ilvl="4" w:tplc="8AAED3EA">
      <w:start w:val="1"/>
      <w:numFmt w:val="bullet"/>
      <w:lvlText w:val="o"/>
      <w:lvlJc w:val="left"/>
      <w:pPr>
        <w:ind w:left="3973" w:hanging="420"/>
      </w:pPr>
      <w:rPr>
        <w:rFonts w:ascii="Courier New" w:hAnsi="Courier New" w:hint="default"/>
      </w:rPr>
    </w:lvl>
    <w:lvl w:ilvl="5" w:tplc="58566768">
      <w:start w:val="1"/>
      <w:numFmt w:val="bullet"/>
      <w:lvlText w:val=""/>
      <w:lvlJc w:val="left"/>
      <w:pPr>
        <w:ind w:left="4693" w:hanging="420"/>
      </w:pPr>
      <w:rPr>
        <w:rFonts w:ascii="Wingdings" w:hAnsi="Wingdings" w:hint="default"/>
      </w:rPr>
    </w:lvl>
    <w:lvl w:ilvl="6" w:tplc="927054A6">
      <w:start w:val="1"/>
      <w:numFmt w:val="bullet"/>
      <w:lvlText w:val=""/>
      <w:lvlJc w:val="left"/>
      <w:pPr>
        <w:ind w:left="5413" w:hanging="420"/>
      </w:pPr>
      <w:rPr>
        <w:rFonts w:ascii="Symbol" w:hAnsi="Symbol" w:hint="default"/>
      </w:rPr>
    </w:lvl>
    <w:lvl w:ilvl="7" w:tplc="C7D6D9E6">
      <w:start w:val="1"/>
      <w:numFmt w:val="bullet"/>
      <w:lvlText w:val="o"/>
      <w:lvlJc w:val="left"/>
      <w:pPr>
        <w:ind w:left="6133" w:hanging="420"/>
      </w:pPr>
      <w:rPr>
        <w:rFonts w:ascii="Courier New" w:hAnsi="Courier New" w:hint="default"/>
      </w:rPr>
    </w:lvl>
    <w:lvl w:ilvl="8" w:tplc="071E4FC6">
      <w:start w:val="1"/>
      <w:numFmt w:val="bullet"/>
      <w:lvlText w:val=""/>
      <w:lvlJc w:val="left"/>
      <w:pPr>
        <w:ind w:left="6853" w:hanging="420"/>
      </w:pPr>
      <w:rPr>
        <w:rFonts w:ascii="Wingdings" w:hAnsi="Wingdings" w:hint="default"/>
      </w:rPr>
    </w:lvl>
  </w:abstractNum>
  <w:abstractNum w:abstractNumId="18" w15:restartNumberingAfterBreak="0">
    <w:nsid w:val="797D7913"/>
    <w:multiLevelType w:val="hybridMultilevel"/>
    <w:tmpl w:val="AD728E1A"/>
    <w:lvl w:ilvl="0" w:tplc="04090011">
      <w:start w:val="1"/>
      <w:numFmt w:val="decimalEnclosedCircle"/>
      <w:lvlText w:val="%1"/>
      <w:lvlJc w:val="left"/>
      <w:pPr>
        <w:ind w:left="66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ACE1CD1"/>
    <w:multiLevelType w:val="hybridMultilevel"/>
    <w:tmpl w:val="FFFFFFFF"/>
    <w:lvl w:ilvl="0" w:tplc="0F58F5CA">
      <w:start w:val="1"/>
      <w:numFmt w:val="bullet"/>
      <w:lvlText w:val=""/>
      <w:lvlJc w:val="left"/>
      <w:pPr>
        <w:ind w:left="1140" w:hanging="420"/>
      </w:pPr>
      <w:rPr>
        <w:rFonts w:ascii="Wingdings" w:hAnsi="Wingdings" w:hint="default"/>
      </w:rPr>
    </w:lvl>
    <w:lvl w:ilvl="1" w:tplc="EB1E5FF8">
      <w:start w:val="1"/>
      <w:numFmt w:val="bullet"/>
      <w:lvlText w:val="o"/>
      <w:lvlJc w:val="left"/>
      <w:pPr>
        <w:ind w:left="1860" w:hanging="420"/>
      </w:pPr>
      <w:rPr>
        <w:rFonts w:ascii="Courier New" w:hAnsi="Courier New" w:hint="default"/>
      </w:rPr>
    </w:lvl>
    <w:lvl w:ilvl="2" w:tplc="23364582">
      <w:start w:val="1"/>
      <w:numFmt w:val="bullet"/>
      <w:lvlText w:val=""/>
      <w:lvlJc w:val="left"/>
      <w:pPr>
        <w:ind w:left="2580" w:hanging="420"/>
      </w:pPr>
      <w:rPr>
        <w:rFonts w:ascii="Wingdings" w:hAnsi="Wingdings" w:hint="default"/>
      </w:rPr>
    </w:lvl>
    <w:lvl w:ilvl="3" w:tplc="16B20048">
      <w:start w:val="1"/>
      <w:numFmt w:val="bullet"/>
      <w:lvlText w:val=""/>
      <w:lvlJc w:val="left"/>
      <w:pPr>
        <w:ind w:left="3300" w:hanging="420"/>
      </w:pPr>
      <w:rPr>
        <w:rFonts w:ascii="Symbol" w:hAnsi="Symbol" w:hint="default"/>
      </w:rPr>
    </w:lvl>
    <w:lvl w:ilvl="4" w:tplc="1D72F46E">
      <w:start w:val="1"/>
      <w:numFmt w:val="bullet"/>
      <w:lvlText w:val="o"/>
      <w:lvlJc w:val="left"/>
      <w:pPr>
        <w:ind w:left="4020" w:hanging="420"/>
      </w:pPr>
      <w:rPr>
        <w:rFonts w:ascii="Courier New" w:hAnsi="Courier New" w:hint="default"/>
      </w:rPr>
    </w:lvl>
    <w:lvl w:ilvl="5" w:tplc="E22A1DE2">
      <w:start w:val="1"/>
      <w:numFmt w:val="bullet"/>
      <w:lvlText w:val=""/>
      <w:lvlJc w:val="left"/>
      <w:pPr>
        <w:ind w:left="4740" w:hanging="420"/>
      </w:pPr>
      <w:rPr>
        <w:rFonts w:ascii="Wingdings" w:hAnsi="Wingdings" w:hint="default"/>
      </w:rPr>
    </w:lvl>
    <w:lvl w:ilvl="6" w:tplc="D1AA2184">
      <w:start w:val="1"/>
      <w:numFmt w:val="bullet"/>
      <w:lvlText w:val=""/>
      <w:lvlJc w:val="left"/>
      <w:pPr>
        <w:ind w:left="5460" w:hanging="420"/>
      </w:pPr>
      <w:rPr>
        <w:rFonts w:ascii="Symbol" w:hAnsi="Symbol" w:hint="default"/>
      </w:rPr>
    </w:lvl>
    <w:lvl w:ilvl="7" w:tplc="26CA8AF6">
      <w:start w:val="1"/>
      <w:numFmt w:val="bullet"/>
      <w:lvlText w:val="o"/>
      <w:lvlJc w:val="left"/>
      <w:pPr>
        <w:ind w:left="6180" w:hanging="420"/>
      </w:pPr>
      <w:rPr>
        <w:rFonts w:ascii="Courier New" w:hAnsi="Courier New" w:hint="default"/>
      </w:rPr>
    </w:lvl>
    <w:lvl w:ilvl="8" w:tplc="7064367A">
      <w:start w:val="1"/>
      <w:numFmt w:val="bullet"/>
      <w:lvlText w:val=""/>
      <w:lvlJc w:val="left"/>
      <w:pPr>
        <w:ind w:left="6900" w:hanging="420"/>
      </w:pPr>
      <w:rPr>
        <w:rFonts w:ascii="Wingdings" w:hAnsi="Wingdings" w:hint="default"/>
      </w:rPr>
    </w:lvl>
  </w:abstractNum>
  <w:abstractNum w:abstractNumId="20" w15:restartNumberingAfterBreak="0">
    <w:nsid w:val="7C423F1B"/>
    <w:multiLevelType w:val="hybridMultilevel"/>
    <w:tmpl w:val="25BE5E7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DF45B73"/>
    <w:multiLevelType w:val="hybridMultilevel"/>
    <w:tmpl w:val="3682828E"/>
    <w:lvl w:ilvl="0" w:tplc="C22A69D8">
      <w:start w:val="8"/>
      <w:numFmt w:val="decimalEnclosedCircle"/>
      <w:lvlText w:val="%1"/>
      <w:lvlJc w:val="left"/>
      <w:pPr>
        <w:ind w:left="660" w:hanging="420"/>
      </w:pPr>
      <w:rPr>
        <w:rFonts w:hint="eastAsia"/>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06286046">
    <w:abstractNumId w:val="13"/>
  </w:num>
  <w:num w:numId="2" w16cid:durableId="1689016982">
    <w:abstractNumId w:val="16"/>
  </w:num>
  <w:num w:numId="3" w16cid:durableId="24864777">
    <w:abstractNumId w:val="8"/>
  </w:num>
  <w:num w:numId="4" w16cid:durableId="1578322951">
    <w:abstractNumId w:val="19"/>
  </w:num>
  <w:num w:numId="5" w16cid:durableId="191382866">
    <w:abstractNumId w:val="15"/>
  </w:num>
  <w:num w:numId="6" w16cid:durableId="78524414">
    <w:abstractNumId w:val="7"/>
  </w:num>
  <w:num w:numId="7" w16cid:durableId="1804272694">
    <w:abstractNumId w:val="1"/>
  </w:num>
  <w:num w:numId="8" w16cid:durableId="1355032109">
    <w:abstractNumId w:val="4"/>
  </w:num>
  <w:num w:numId="9" w16cid:durableId="1475412457">
    <w:abstractNumId w:val="17"/>
  </w:num>
  <w:num w:numId="10" w16cid:durableId="791558877">
    <w:abstractNumId w:val="14"/>
  </w:num>
  <w:num w:numId="11" w16cid:durableId="124394900">
    <w:abstractNumId w:val="12"/>
  </w:num>
  <w:num w:numId="12" w16cid:durableId="608048883">
    <w:abstractNumId w:val="10"/>
  </w:num>
  <w:num w:numId="13" w16cid:durableId="99028683">
    <w:abstractNumId w:val="3"/>
  </w:num>
  <w:num w:numId="14" w16cid:durableId="786044667">
    <w:abstractNumId w:val="9"/>
  </w:num>
  <w:num w:numId="15" w16cid:durableId="78255173">
    <w:abstractNumId w:val="11"/>
  </w:num>
  <w:num w:numId="16" w16cid:durableId="1216696247">
    <w:abstractNumId w:val="2"/>
  </w:num>
  <w:num w:numId="17" w16cid:durableId="837236549">
    <w:abstractNumId w:val="21"/>
  </w:num>
  <w:num w:numId="18" w16cid:durableId="831020514">
    <w:abstractNumId w:val="5"/>
  </w:num>
  <w:num w:numId="19" w16cid:durableId="1004749726">
    <w:abstractNumId w:val="18"/>
  </w:num>
  <w:num w:numId="20" w16cid:durableId="2080205642">
    <w:abstractNumId w:val="20"/>
  </w:num>
  <w:num w:numId="21" w16cid:durableId="1530484078">
    <w:abstractNumId w:val="6"/>
  </w:num>
  <w:num w:numId="22" w16cid:durableId="43032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5E9"/>
    <w:rsid w:val="00000A5D"/>
    <w:rsid w:val="00001646"/>
    <w:rsid w:val="000019B8"/>
    <w:rsid w:val="00002BD1"/>
    <w:rsid w:val="000034C5"/>
    <w:rsid w:val="00003E20"/>
    <w:rsid w:val="00011743"/>
    <w:rsid w:val="00011D5F"/>
    <w:rsid w:val="00013228"/>
    <w:rsid w:val="00014D97"/>
    <w:rsid w:val="000157F6"/>
    <w:rsid w:val="00015E96"/>
    <w:rsid w:val="00021601"/>
    <w:rsid w:val="00021B70"/>
    <w:rsid w:val="0002228C"/>
    <w:rsid w:val="00023329"/>
    <w:rsid w:val="00024224"/>
    <w:rsid w:val="00024A53"/>
    <w:rsid w:val="00024F35"/>
    <w:rsid w:val="000250EE"/>
    <w:rsid w:val="00025D52"/>
    <w:rsid w:val="00025D9E"/>
    <w:rsid w:val="00025F6F"/>
    <w:rsid w:val="00025FC4"/>
    <w:rsid w:val="00026CB7"/>
    <w:rsid w:val="00027FF6"/>
    <w:rsid w:val="00030390"/>
    <w:rsid w:val="00031B22"/>
    <w:rsid w:val="00032FF0"/>
    <w:rsid w:val="00034238"/>
    <w:rsid w:val="00034584"/>
    <w:rsid w:val="000358F7"/>
    <w:rsid w:val="00036C32"/>
    <w:rsid w:val="00036DA5"/>
    <w:rsid w:val="00037A6E"/>
    <w:rsid w:val="00041619"/>
    <w:rsid w:val="00042255"/>
    <w:rsid w:val="00043EB0"/>
    <w:rsid w:val="000443D4"/>
    <w:rsid w:val="000458CC"/>
    <w:rsid w:val="000501E5"/>
    <w:rsid w:val="00050ACA"/>
    <w:rsid w:val="00051C5F"/>
    <w:rsid w:val="00052046"/>
    <w:rsid w:val="000531D1"/>
    <w:rsid w:val="0005555F"/>
    <w:rsid w:val="00057E7A"/>
    <w:rsid w:val="00060052"/>
    <w:rsid w:val="000602AF"/>
    <w:rsid w:val="0006129B"/>
    <w:rsid w:val="0006283D"/>
    <w:rsid w:val="0006290E"/>
    <w:rsid w:val="00063F39"/>
    <w:rsid w:val="00063FD8"/>
    <w:rsid w:val="00065469"/>
    <w:rsid w:val="00065854"/>
    <w:rsid w:val="0006608A"/>
    <w:rsid w:val="00066CAE"/>
    <w:rsid w:val="00071DCC"/>
    <w:rsid w:val="00072FFF"/>
    <w:rsid w:val="0007539B"/>
    <w:rsid w:val="00083ECB"/>
    <w:rsid w:val="00083F5C"/>
    <w:rsid w:val="000843B7"/>
    <w:rsid w:val="00084984"/>
    <w:rsid w:val="00084E93"/>
    <w:rsid w:val="00086BA2"/>
    <w:rsid w:val="00087DCD"/>
    <w:rsid w:val="00091DBB"/>
    <w:rsid w:val="00092BBA"/>
    <w:rsid w:val="000931A0"/>
    <w:rsid w:val="00094695"/>
    <w:rsid w:val="00095F0E"/>
    <w:rsid w:val="00097146"/>
    <w:rsid w:val="000A0456"/>
    <w:rsid w:val="000A311A"/>
    <w:rsid w:val="000A35BA"/>
    <w:rsid w:val="000A531F"/>
    <w:rsid w:val="000A5B05"/>
    <w:rsid w:val="000B2B49"/>
    <w:rsid w:val="000B3287"/>
    <w:rsid w:val="000B3C15"/>
    <w:rsid w:val="000B447A"/>
    <w:rsid w:val="000B4809"/>
    <w:rsid w:val="000B6721"/>
    <w:rsid w:val="000B7379"/>
    <w:rsid w:val="000B7500"/>
    <w:rsid w:val="000C04FB"/>
    <w:rsid w:val="000C0FC4"/>
    <w:rsid w:val="000C3A0C"/>
    <w:rsid w:val="000C5B3B"/>
    <w:rsid w:val="000C5BE5"/>
    <w:rsid w:val="000C6C38"/>
    <w:rsid w:val="000C743F"/>
    <w:rsid w:val="000D3F47"/>
    <w:rsid w:val="000D6866"/>
    <w:rsid w:val="000D7AA4"/>
    <w:rsid w:val="000E3B24"/>
    <w:rsid w:val="000E59DA"/>
    <w:rsid w:val="000E6195"/>
    <w:rsid w:val="000E6917"/>
    <w:rsid w:val="000E6DEF"/>
    <w:rsid w:val="000F05B8"/>
    <w:rsid w:val="000F117D"/>
    <w:rsid w:val="000F4616"/>
    <w:rsid w:val="000F6464"/>
    <w:rsid w:val="000F7124"/>
    <w:rsid w:val="000F744D"/>
    <w:rsid w:val="00100634"/>
    <w:rsid w:val="0010237F"/>
    <w:rsid w:val="00104078"/>
    <w:rsid w:val="001100D0"/>
    <w:rsid w:val="00110470"/>
    <w:rsid w:val="00112A99"/>
    <w:rsid w:val="00114792"/>
    <w:rsid w:val="00114BE0"/>
    <w:rsid w:val="00115AA3"/>
    <w:rsid w:val="001207AA"/>
    <w:rsid w:val="00120A33"/>
    <w:rsid w:val="001218DB"/>
    <w:rsid w:val="00125BC4"/>
    <w:rsid w:val="00125E74"/>
    <w:rsid w:val="00126812"/>
    <w:rsid w:val="00126813"/>
    <w:rsid w:val="00126CC0"/>
    <w:rsid w:val="00130126"/>
    <w:rsid w:val="001327E9"/>
    <w:rsid w:val="00141DD1"/>
    <w:rsid w:val="00141F93"/>
    <w:rsid w:val="001424A5"/>
    <w:rsid w:val="00142C45"/>
    <w:rsid w:val="00142D92"/>
    <w:rsid w:val="00143013"/>
    <w:rsid w:val="001436B1"/>
    <w:rsid w:val="00143D95"/>
    <w:rsid w:val="001444D6"/>
    <w:rsid w:val="00145F3A"/>
    <w:rsid w:val="00150BE5"/>
    <w:rsid w:val="00154759"/>
    <w:rsid w:val="00156692"/>
    <w:rsid w:val="0015766E"/>
    <w:rsid w:val="001604AF"/>
    <w:rsid w:val="001609A6"/>
    <w:rsid w:val="00160DA0"/>
    <w:rsid w:val="00161010"/>
    <w:rsid w:val="00161E02"/>
    <w:rsid w:val="001639B9"/>
    <w:rsid w:val="00163F1A"/>
    <w:rsid w:val="001653FA"/>
    <w:rsid w:val="00166231"/>
    <w:rsid w:val="00167588"/>
    <w:rsid w:val="00170A29"/>
    <w:rsid w:val="00171BC9"/>
    <w:rsid w:val="00172F66"/>
    <w:rsid w:val="00174990"/>
    <w:rsid w:val="0017633B"/>
    <w:rsid w:val="001774F5"/>
    <w:rsid w:val="00181603"/>
    <w:rsid w:val="00181ECA"/>
    <w:rsid w:val="001820ED"/>
    <w:rsid w:val="001822A9"/>
    <w:rsid w:val="0018515E"/>
    <w:rsid w:val="00185386"/>
    <w:rsid w:val="001855D7"/>
    <w:rsid w:val="00185915"/>
    <w:rsid w:val="00192BFD"/>
    <w:rsid w:val="00194016"/>
    <w:rsid w:val="001A0333"/>
    <w:rsid w:val="001A40E0"/>
    <w:rsid w:val="001A4E95"/>
    <w:rsid w:val="001A79C6"/>
    <w:rsid w:val="001B114C"/>
    <w:rsid w:val="001B1209"/>
    <w:rsid w:val="001B17EE"/>
    <w:rsid w:val="001B2740"/>
    <w:rsid w:val="001B3827"/>
    <w:rsid w:val="001B43BB"/>
    <w:rsid w:val="001B54EC"/>
    <w:rsid w:val="001C0BDD"/>
    <w:rsid w:val="001C49EC"/>
    <w:rsid w:val="001C4A9E"/>
    <w:rsid w:val="001C5633"/>
    <w:rsid w:val="001C59E6"/>
    <w:rsid w:val="001C5D84"/>
    <w:rsid w:val="001C7A7B"/>
    <w:rsid w:val="001C7B67"/>
    <w:rsid w:val="001D04D1"/>
    <w:rsid w:val="001D058C"/>
    <w:rsid w:val="001D38CD"/>
    <w:rsid w:val="001D412A"/>
    <w:rsid w:val="001D4491"/>
    <w:rsid w:val="001D4CD9"/>
    <w:rsid w:val="001D5A39"/>
    <w:rsid w:val="001D6DF5"/>
    <w:rsid w:val="001E02AD"/>
    <w:rsid w:val="001E2841"/>
    <w:rsid w:val="001E41C7"/>
    <w:rsid w:val="001E4BDB"/>
    <w:rsid w:val="001F0BE8"/>
    <w:rsid w:val="001F115F"/>
    <w:rsid w:val="001F15F5"/>
    <w:rsid w:val="001F1DBD"/>
    <w:rsid w:val="001F1DCD"/>
    <w:rsid w:val="001F294A"/>
    <w:rsid w:val="001F3661"/>
    <w:rsid w:val="001F3A20"/>
    <w:rsid w:val="001F3EA2"/>
    <w:rsid w:val="001F671A"/>
    <w:rsid w:val="001F67EF"/>
    <w:rsid w:val="001F6D44"/>
    <w:rsid w:val="00200878"/>
    <w:rsid w:val="00200DC0"/>
    <w:rsid w:val="00202469"/>
    <w:rsid w:val="002039A2"/>
    <w:rsid w:val="00203F9E"/>
    <w:rsid w:val="00205397"/>
    <w:rsid w:val="0020676C"/>
    <w:rsid w:val="00207110"/>
    <w:rsid w:val="00207636"/>
    <w:rsid w:val="002103C7"/>
    <w:rsid w:val="00211957"/>
    <w:rsid w:val="002121AD"/>
    <w:rsid w:val="00221A79"/>
    <w:rsid w:val="00223956"/>
    <w:rsid w:val="00224270"/>
    <w:rsid w:val="00224CB4"/>
    <w:rsid w:val="00224DA4"/>
    <w:rsid w:val="0023256D"/>
    <w:rsid w:val="00232688"/>
    <w:rsid w:val="00232AF4"/>
    <w:rsid w:val="002374EC"/>
    <w:rsid w:val="00240282"/>
    <w:rsid w:val="0024168E"/>
    <w:rsid w:val="00241C46"/>
    <w:rsid w:val="00241C53"/>
    <w:rsid w:val="002443C4"/>
    <w:rsid w:val="0024459B"/>
    <w:rsid w:val="0025237E"/>
    <w:rsid w:val="00252961"/>
    <w:rsid w:val="002531DE"/>
    <w:rsid w:val="0025596F"/>
    <w:rsid w:val="002559CD"/>
    <w:rsid w:val="00257830"/>
    <w:rsid w:val="002606D6"/>
    <w:rsid w:val="002613B4"/>
    <w:rsid w:val="002629F8"/>
    <w:rsid w:val="002637BE"/>
    <w:rsid w:val="0026608A"/>
    <w:rsid w:val="002661D7"/>
    <w:rsid w:val="002715DB"/>
    <w:rsid w:val="0027381A"/>
    <w:rsid w:val="00273A8E"/>
    <w:rsid w:val="00274517"/>
    <w:rsid w:val="002747E4"/>
    <w:rsid w:val="00275188"/>
    <w:rsid w:val="00276C49"/>
    <w:rsid w:val="002838A9"/>
    <w:rsid w:val="00283C6F"/>
    <w:rsid w:val="0028571E"/>
    <w:rsid w:val="00285E59"/>
    <w:rsid w:val="00286661"/>
    <w:rsid w:val="0029219C"/>
    <w:rsid w:val="0029272F"/>
    <w:rsid w:val="002950C7"/>
    <w:rsid w:val="00295B3B"/>
    <w:rsid w:val="00295DE0"/>
    <w:rsid w:val="002A0D65"/>
    <w:rsid w:val="002A25E9"/>
    <w:rsid w:val="002A2B87"/>
    <w:rsid w:val="002A33D6"/>
    <w:rsid w:val="002A58C1"/>
    <w:rsid w:val="002A6C9A"/>
    <w:rsid w:val="002A7F7E"/>
    <w:rsid w:val="002B145D"/>
    <w:rsid w:val="002B1AF1"/>
    <w:rsid w:val="002B2B24"/>
    <w:rsid w:val="002B4138"/>
    <w:rsid w:val="002B4CE9"/>
    <w:rsid w:val="002B532F"/>
    <w:rsid w:val="002C08ED"/>
    <w:rsid w:val="002C0E9D"/>
    <w:rsid w:val="002C0F22"/>
    <w:rsid w:val="002C2544"/>
    <w:rsid w:val="002C3150"/>
    <w:rsid w:val="002C751C"/>
    <w:rsid w:val="002D036A"/>
    <w:rsid w:val="002D120B"/>
    <w:rsid w:val="002D2421"/>
    <w:rsid w:val="002D27C2"/>
    <w:rsid w:val="002D2CDA"/>
    <w:rsid w:val="002D3546"/>
    <w:rsid w:val="002D3EFC"/>
    <w:rsid w:val="002D7E00"/>
    <w:rsid w:val="002E1601"/>
    <w:rsid w:val="002E4C34"/>
    <w:rsid w:val="002F0C13"/>
    <w:rsid w:val="002F35F1"/>
    <w:rsid w:val="002F63D9"/>
    <w:rsid w:val="002F6CF3"/>
    <w:rsid w:val="002F7C08"/>
    <w:rsid w:val="003045BB"/>
    <w:rsid w:val="003047FE"/>
    <w:rsid w:val="003067D1"/>
    <w:rsid w:val="00306F04"/>
    <w:rsid w:val="00307717"/>
    <w:rsid w:val="003166DF"/>
    <w:rsid w:val="00316D0E"/>
    <w:rsid w:val="00321470"/>
    <w:rsid w:val="00327940"/>
    <w:rsid w:val="00332253"/>
    <w:rsid w:val="00332CB0"/>
    <w:rsid w:val="0033513E"/>
    <w:rsid w:val="00336ACD"/>
    <w:rsid w:val="00336B6D"/>
    <w:rsid w:val="00343227"/>
    <w:rsid w:val="00343CCA"/>
    <w:rsid w:val="00344ECC"/>
    <w:rsid w:val="00345569"/>
    <w:rsid w:val="0034708E"/>
    <w:rsid w:val="00350964"/>
    <w:rsid w:val="003516EB"/>
    <w:rsid w:val="00351CCF"/>
    <w:rsid w:val="00354FBC"/>
    <w:rsid w:val="00356217"/>
    <w:rsid w:val="00357C43"/>
    <w:rsid w:val="00357F0D"/>
    <w:rsid w:val="00360729"/>
    <w:rsid w:val="00361E4A"/>
    <w:rsid w:val="00362C8A"/>
    <w:rsid w:val="003635E6"/>
    <w:rsid w:val="00364285"/>
    <w:rsid w:val="00364D55"/>
    <w:rsid w:val="003676DB"/>
    <w:rsid w:val="00370358"/>
    <w:rsid w:val="00370497"/>
    <w:rsid w:val="003710FF"/>
    <w:rsid w:val="00372203"/>
    <w:rsid w:val="003737E0"/>
    <w:rsid w:val="00374B50"/>
    <w:rsid w:val="0037518A"/>
    <w:rsid w:val="00377C8E"/>
    <w:rsid w:val="00380E17"/>
    <w:rsid w:val="0038252E"/>
    <w:rsid w:val="00384B0F"/>
    <w:rsid w:val="00387D64"/>
    <w:rsid w:val="00391045"/>
    <w:rsid w:val="00397460"/>
    <w:rsid w:val="003A1ED4"/>
    <w:rsid w:val="003A66FE"/>
    <w:rsid w:val="003A7E59"/>
    <w:rsid w:val="003B0404"/>
    <w:rsid w:val="003B2225"/>
    <w:rsid w:val="003B372F"/>
    <w:rsid w:val="003B4587"/>
    <w:rsid w:val="003B4889"/>
    <w:rsid w:val="003B4A13"/>
    <w:rsid w:val="003B5912"/>
    <w:rsid w:val="003C44ED"/>
    <w:rsid w:val="003C47C5"/>
    <w:rsid w:val="003D075F"/>
    <w:rsid w:val="003D5588"/>
    <w:rsid w:val="003D6136"/>
    <w:rsid w:val="003D7528"/>
    <w:rsid w:val="003E0BB0"/>
    <w:rsid w:val="003E192C"/>
    <w:rsid w:val="003E1C2A"/>
    <w:rsid w:val="003E2CAB"/>
    <w:rsid w:val="003E2ED0"/>
    <w:rsid w:val="003E3596"/>
    <w:rsid w:val="003E3733"/>
    <w:rsid w:val="003E3EEB"/>
    <w:rsid w:val="003E5A66"/>
    <w:rsid w:val="003E6D63"/>
    <w:rsid w:val="003E75B4"/>
    <w:rsid w:val="003F0AF2"/>
    <w:rsid w:val="003F30FB"/>
    <w:rsid w:val="003F3447"/>
    <w:rsid w:val="003F493C"/>
    <w:rsid w:val="003F4B02"/>
    <w:rsid w:val="003F4D81"/>
    <w:rsid w:val="0040062A"/>
    <w:rsid w:val="004014F0"/>
    <w:rsid w:val="004035F0"/>
    <w:rsid w:val="004037E4"/>
    <w:rsid w:val="00403A6F"/>
    <w:rsid w:val="00405D84"/>
    <w:rsid w:val="004076D7"/>
    <w:rsid w:val="00410FC6"/>
    <w:rsid w:val="00413429"/>
    <w:rsid w:val="00415A3D"/>
    <w:rsid w:val="00415D93"/>
    <w:rsid w:val="00417757"/>
    <w:rsid w:val="00417B61"/>
    <w:rsid w:val="00426792"/>
    <w:rsid w:val="0042733D"/>
    <w:rsid w:val="00427BA4"/>
    <w:rsid w:val="00427C7B"/>
    <w:rsid w:val="0043124A"/>
    <w:rsid w:val="004347D6"/>
    <w:rsid w:val="00434908"/>
    <w:rsid w:val="00435EB9"/>
    <w:rsid w:val="004375B0"/>
    <w:rsid w:val="00441C37"/>
    <w:rsid w:val="00442B11"/>
    <w:rsid w:val="00443BA4"/>
    <w:rsid w:val="00443C13"/>
    <w:rsid w:val="00445FB9"/>
    <w:rsid w:val="00446BD2"/>
    <w:rsid w:val="004503CD"/>
    <w:rsid w:val="00451626"/>
    <w:rsid w:val="00452AE4"/>
    <w:rsid w:val="004559BB"/>
    <w:rsid w:val="004617B1"/>
    <w:rsid w:val="004647EF"/>
    <w:rsid w:val="00467982"/>
    <w:rsid w:val="004709AA"/>
    <w:rsid w:val="00471C83"/>
    <w:rsid w:val="00472EC6"/>
    <w:rsid w:val="00473709"/>
    <w:rsid w:val="004746D2"/>
    <w:rsid w:val="004757E6"/>
    <w:rsid w:val="00476941"/>
    <w:rsid w:val="00477026"/>
    <w:rsid w:val="0048081B"/>
    <w:rsid w:val="00480CBF"/>
    <w:rsid w:val="00481850"/>
    <w:rsid w:val="00482301"/>
    <w:rsid w:val="00482C8C"/>
    <w:rsid w:val="004835BC"/>
    <w:rsid w:val="004841F1"/>
    <w:rsid w:val="00490224"/>
    <w:rsid w:val="0049146F"/>
    <w:rsid w:val="00491B51"/>
    <w:rsid w:val="004950BC"/>
    <w:rsid w:val="00495B0C"/>
    <w:rsid w:val="0049681F"/>
    <w:rsid w:val="004A2C74"/>
    <w:rsid w:val="004A2E97"/>
    <w:rsid w:val="004A2FEF"/>
    <w:rsid w:val="004A30E1"/>
    <w:rsid w:val="004A62A3"/>
    <w:rsid w:val="004B16E1"/>
    <w:rsid w:val="004B2345"/>
    <w:rsid w:val="004B488D"/>
    <w:rsid w:val="004B6DBD"/>
    <w:rsid w:val="004B7E11"/>
    <w:rsid w:val="004C25DE"/>
    <w:rsid w:val="004C3E98"/>
    <w:rsid w:val="004C4D7C"/>
    <w:rsid w:val="004D19B7"/>
    <w:rsid w:val="004D22F0"/>
    <w:rsid w:val="004D2864"/>
    <w:rsid w:val="004E0D88"/>
    <w:rsid w:val="004E2875"/>
    <w:rsid w:val="004E5ABA"/>
    <w:rsid w:val="004E74EA"/>
    <w:rsid w:val="004F04E6"/>
    <w:rsid w:val="004F2A1A"/>
    <w:rsid w:val="004F316F"/>
    <w:rsid w:val="004F504A"/>
    <w:rsid w:val="004F5D60"/>
    <w:rsid w:val="004F64CD"/>
    <w:rsid w:val="005043B0"/>
    <w:rsid w:val="00506C03"/>
    <w:rsid w:val="005075E5"/>
    <w:rsid w:val="00507F54"/>
    <w:rsid w:val="00510DAC"/>
    <w:rsid w:val="00511515"/>
    <w:rsid w:val="00512716"/>
    <w:rsid w:val="005160A6"/>
    <w:rsid w:val="0051650C"/>
    <w:rsid w:val="0051674A"/>
    <w:rsid w:val="00516792"/>
    <w:rsid w:val="005169AF"/>
    <w:rsid w:val="0052116A"/>
    <w:rsid w:val="00524EB7"/>
    <w:rsid w:val="005254C8"/>
    <w:rsid w:val="00532209"/>
    <w:rsid w:val="005322A8"/>
    <w:rsid w:val="005342F8"/>
    <w:rsid w:val="00534D54"/>
    <w:rsid w:val="00537E6F"/>
    <w:rsid w:val="00540AE6"/>
    <w:rsid w:val="00540D35"/>
    <w:rsid w:val="00543E64"/>
    <w:rsid w:val="00551960"/>
    <w:rsid w:val="0055411E"/>
    <w:rsid w:val="00555A3C"/>
    <w:rsid w:val="005563B4"/>
    <w:rsid w:val="00560CC5"/>
    <w:rsid w:val="00561A27"/>
    <w:rsid w:val="0056365D"/>
    <w:rsid w:val="00563666"/>
    <w:rsid w:val="005642AA"/>
    <w:rsid w:val="00565992"/>
    <w:rsid w:val="00566A49"/>
    <w:rsid w:val="00566D7D"/>
    <w:rsid w:val="005675B2"/>
    <w:rsid w:val="00567CBA"/>
    <w:rsid w:val="00571E37"/>
    <w:rsid w:val="00572593"/>
    <w:rsid w:val="00576B11"/>
    <w:rsid w:val="00581508"/>
    <w:rsid w:val="005818D7"/>
    <w:rsid w:val="0058193B"/>
    <w:rsid w:val="00582972"/>
    <w:rsid w:val="00582BF3"/>
    <w:rsid w:val="00583140"/>
    <w:rsid w:val="00585D47"/>
    <w:rsid w:val="0058631A"/>
    <w:rsid w:val="0059002D"/>
    <w:rsid w:val="005914D3"/>
    <w:rsid w:val="005923E7"/>
    <w:rsid w:val="0059283D"/>
    <w:rsid w:val="005938A0"/>
    <w:rsid w:val="00593E29"/>
    <w:rsid w:val="005953AA"/>
    <w:rsid w:val="00597CA7"/>
    <w:rsid w:val="005A06CA"/>
    <w:rsid w:val="005A1FF0"/>
    <w:rsid w:val="005A572A"/>
    <w:rsid w:val="005B1DDD"/>
    <w:rsid w:val="005B549B"/>
    <w:rsid w:val="005B592E"/>
    <w:rsid w:val="005B5EDA"/>
    <w:rsid w:val="005B6855"/>
    <w:rsid w:val="005B70FE"/>
    <w:rsid w:val="005B741A"/>
    <w:rsid w:val="005C1113"/>
    <w:rsid w:val="005C1E87"/>
    <w:rsid w:val="005C3E6D"/>
    <w:rsid w:val="005C5A00"/>
    <w:rsid w:val="005C5C13"/>
    <w:rsid w:val="005C61D5"/>
    <w:rsid w:val="005D1078"/>
    <w:rsid w:val="005D39D3"/>
    <w:rsid w:val="005D469C"/>
    <w:rsid w:val="005D534E"/>
    <w:rsid w:val="005D7B64"/>
    <w:rsid w:val="005E141E"/>
    <w:rsid w:val="005E2198"/>
    <w:rsid w:val="005E2A4D"/>
    <w:rsid w:val="005E3C11"/>
    <w:rsid w:val="005E516A"/>
    <w:rsid w:val="005E63A0"/>
    <w:rsid w:val="005F0166"/>
    <w:rsid w:val="005F2E52"/>
    <w:rsid w:val="005F4216"/>
    <w:rsid w:val="005F48DE"/>
    <w:rsid w:val="005F61C9"/>
    <w:rsid w:val="005F649E"/>
    <w:rsid w:val="005F6830"/>
    <w:rsid w:val="005F6C68"/>
    <w:rsid w:val="005F777C"/>
    <w:rsid w:val="00600CE8"/>
    <w:rsid w:val="00601270"/>
    <w:rsid w:val="00603C90"/>
    <w:rsid w:val="0060411C"/>
    <w:rsid w:val="006059F3"/>
    <w:rsid w:val="00605AA8"/>
    <w:rsid w:val="006079BB"/>
    <w:rsid w:val="006079FA"/>
    <w:rsid w:val="006106F7"/>
    <w:rsid w:val="006130F8"/>
    <w:rsid w:val="006132D8"/>
    <w:rsid w:val="00613693"/>
    <w:rsid w:val="006138A7"/>
    <w:rsid w:val="00614DB5"/>
    <w:rsid w:val="006170C5"/>
    <w:rsid w:val="006209CD"/>
    <w:rsid w:val="00621A03"/>
    <w:rsid w:val="00621D50"/>
    <w:rsid w:val="0062219A"/>
    <w:rsid w:val="00622828"/>
    <w:rsid w:val="006232B6"/>
    <w:rsid w:val="00631B1A"/>
    <w:rsid w:val="00633573"/>
    <w:rsid w:val="00633723"/>
    <w:rsid w:val="00634487"/>
    <w:rsid w:val="0063526C"/>
    <w:rsid w:val="00635A39"/>
    <w:rsid w:val="00635FDA"/>
    <w:rsid w:val="006414B2"/>
    <w:rsid w:val="0064236B"/>
    <w:rsid w:val="006430CD"/>
    <w:rsid w:val="00646B49"/>
    <w:rsid w:val="00646BDC"/>
    <w:rsid w:val="00646BEF"/>
    <w:rsid w:val="00647180"/>
    <w:rsid w:val="006500B0"/>
    <w:rsid w:val="0065131A"/>
    <w:rsid w:val="00654C5F"/>
    <w:rsid w:val="006559BA"/>
    <w:rsid w:val="006651A9"/>
    <w:rsid w:val="00665DAD"/>
    <w:rsid w:val="00666B5A"/>
    <w:rsid w:val="0067058E"/>
    <w:rsid w:val="0067069F"/>
    <w:rsid w:val="00673BAE"/>
    <w:rsid w:val="0067410B"/>
    <w:rsid w:val="006764CF"/>
    <w:rsid w:val="00676F2B"/>
    <w:rsid w:val="00681A14"/>
    <w:rsid w:val="00681F71"/>
    <w:rsid w:val="00687873"/>
    <w:rsid w:val="00687B93"/>
    <w:rsid w:val="006911F8"/>
    <w:rsid w:val="006924EE"/>
    <w:rsid w:val="00693067"/>
    <w:rsid w:val="00694477"/>
    <w:rsid w:val="006A2D45"/>
    <w:rsid w:val="006B095E"/>
    <w:rsid w:val="006B160D"/>
    <w:rsid w:val="006B1E15"/>
    <w:rsid w:val="006B3747"/>
    <w:rsid w:val="006B3AE1"/>
    <w:rsid w:val="006B5014"/>
    <w:rsid w:val="006B61F7"/>
    <w:rsid w:val="006B6668"/>
    <w:rsid w:val="006B7983"/>
    <w:rsid w:val="006C02E0"/>
    <w:rsid w:val="006C26E2"/>
    <w:rsid w:val="006C551B"/>
    <w:rsid w:val="006C6A54"/>
    <w:rsid w:val="006C7C68"/>
    <w:rsid w:val="006D0490"/>
    <w:rsid w:val="006D05E7"/>
    <w:rsid w:val="006D149F"/>
    <w:rsid w:val="006D46C7"/>
    <w:rsid w:val="006D63FA"/>
    <w:rsid w:val="006D78A0"/>
    <w:rsid w:val="006D7DD0"/>
    <w:rsid w:val="006E186D"/>
    <w:rsid w:val="006E20A5"/>
    <w:rsid w:val="006E3432"/>
    <w:rsid w:val="006E3A0E"/>
    <w:rsid w:val="006E3D57"/>
    <w:rsid w:val="006E42FC"/>
    <w:rsid w:val="006E48EB"/>
    <w:rsid w:val="006E4902"/>
    <w:rsid w:val="006E4DB4"/>
    <w:rsid w:val="006E5292"/>
    <w:rsid w:val="006E55EB"/>
    <w:rsid w:val="006E56B0"/>
    <w:rsid w:val="006E67E3"/>
    <w:rsid w:val="006E7801"/>
    <w:rsid w:val="006E7EDF"/>
    <w:rsid w:val="006F03E2"/>
    <w:rsid w:val="006F1A7D"/>
    <w:rsid w:val="006F3002"/>
    <w:rsid w:val="006F33E9"/>
    <w:rsid w:val="006F3F0A"/>
    <w:rsid w:val="006F550C"/>
    <w:rsid w:val="006F7298"/>
    <w:rsid w:val="007016A8"/>
    <w:rsid w:val="00701AB1"/>
    <w:rsid w:val="007061CB"/>
    <w:rsid w:val="00707E06"/>
    <w:rsid w:val="00707F09"/>
    <w:rsid w:val="00712101"/>
    <w:rsid w:val="00712912"/>
    <w:rsid w:val="007130D6"/>
    <w:rsid w:val="00713493"/>
    <w:rsid w:val="00713773"/>
    <w:rsid w:val="00717531"/>
    <w:rsid w:val="00717785"/>
    <w:rsid w:val="007231D9"/>
    <w:rsid w:val="00723215"/>
    <w:rsid w:val="007240F0"/>
    <w:rsid w:val="00727430"/>
    <w:rsid w:val="0073001F"/>
    <w:rsid w:val="00732CD7"/>
    <w:rsid w:val="00732EDD"/>
    <w:rsid w:val="00734717"/>
    <w:rsid w:val="00734C9B"/>
    <w:rsid w:val="007351A9"/>
    <w:rsid w:val="00735794"/>
    <w:rsid w:val="00737224"/>
    <w:rsid w:val="0073764B"/>
    <w:rsid w:val="00741AE5"/>
    <w:rsid w:val="007426C1"/>
    <w:rsid w:val="00742B68"/>
    <w:rsid w:val="00742E83"/>
    <w:rsid w:val="00745790"/>
    <w:rsid w:val="00745EBC"/>
    <w:rsid w:val="0074616C"/>
    <w:rsid w:val="007466C9"/>
    <w:rsid w:val="00746E97"/>
    <w:rsid w:val="007507B9"/>
    <w:rsid w:val="00751164"/>
    <w:rsid w:val="0075323E"/>
    <w:rsid w:val="00757486"/>
    <w:rsid w:val="007663D8"/>
    <w:rsid w:val="00767576"/>
    <w:rsid w:val="0077053A"/>
    <w:rsid w:val="00771091"/>
    <w:rsid w:val="007711B3"/>
    <w:rsid w:val="00772DB8"/>
    <w:rsid w:val="00773135"/>
    <w:rsid w:val="00773F49"/>
    <w:rsid w:val="00774621"/>
    <w:rsid w:val="00775A9C"/>
    <w:rsid w:val="00776496"/>
    <w:rsid w:val="00780DB8"/>
    <w:rsid w:val="007817FB"/>
    <w:rsid w:val="0078296A"/>
    <w:rsid w:val="00783503"/>
    <w:rsid w:val="007849D3"/>
    <w:rsid w:val="00786078"/>
    <w:rsid w:val="00786761"/>
    <w:rsid w:val="00791B10"/>
    <w:rsid w:val="00792AC1"/>
    <w:rsid w:val="00792E9F"/>
    <w:rsid w:val="00793609"/>
    <w:rsid w:val="007948F0"/>
    <w:rsid w:val="007962F3"/>
    <w:rsid w:val="007968DB"/>
    <w:rsid w:val="007A4642"/>
    <w:rsid w:val="007A67F4"/>
    <w:rsid w:val="007B1086"/>
    <w:rsid w:val="007B1A6C"/>
    <w:rsid w:val="007B265C"/>
    <w:rsid w:val="007B5501"/>
    <w:rsid w:val="007B686D"/>
    <w:rsid w:val="007C0701"/>
    <w:rsid w:val="007C2ED2"/>
    <w:rsid w:val="007C3528"/>
    <w:rsid w:val="007C473D"/>
    <w:rsid w:val="007C55CE"/>
    <w:rsid w:val="007C625A"/>
    <w:rsid w:val="007C63A2"/>
    <w:rsid w:val="007C738A"/>
    <w:rsid w:val="007C7840"/>
    <w:rsid w:val="007C7BD4"/>
    <w:rsid w:val="007D03CC"/>
    <w:rsid w:val="007D1C73"/>
    <w:rsid w:val="007D2D6B"/>
    <w:rsid w:val="007D6A2C"/>
    <w:rsid w:val="007E241D"/>
    <w:rsid w:val="007E3EF6"/>
    <w:rsid w:val="007E6673"/>
    <w:rsid w:val="007E6D84"/>
    <w:rsid w:val="007F02CA"/>
    <w:rsid w:val="007F143D"/>
    <w:rsid w:val="007F4EC6"/>
    <w:rsid w:val="008001D5"/>
    <w:rsid w:val="00803363"/>
    <w:rsid w:val="00803FC1"/>
    <w:rsid w:val="00810390"/>
    <w:rsid w:val="00810B1D"/>
    <w:rsid w:val="00812726"/>
    <w:rsid w:val="0081370C"/>
    <w:rsid w:val="00813F60"/>
    <w:rsid w:val="0081414F"/>
    <w:rsid w:val="008152CE"/>
    <w:rsid w:val="008154FA"/>
    <w:rsid w:val="008157AD"/>
    <w:rsid w:val="00816490"/>
    <w:rsid w:val="008165DE"/>
    <w:rsid w:val="008171EF"/>
    <w:rsid w:val="00817253"/>
    <w:rsid w:val="00821F47"/>
    <w:rsid w:val="0082451E"/>
    <w:rsid w:val="00827091"/>
    <w:rsid w:val="00830887"/>
    <w:rsid w:val="00830E60"/>
    <w:rsid w:val="00833238"/>
    <w:rsid w:val="0083616D"/>
    <w:rsid w:val="008375ED"/>
    <w:rsid w:val="00843BE3"/>
    <w:rsid w:val="00846897"/>
    <w:rsid w:val="00851DBD"/>
    <w:rsid w:val="00853F13"/>
    <w:rsid w:val="00856F6A"/>
    <w:rsid w:val="008573B5"/>
    <w:rsid w:val="008609EC"/>
    <w:rsid w:val="008615B9"/>
    <w:rsid w:val="00861DD6"/>
    <w:rsid w:val="008633F4"/>
    <w:rsid w:val="00865097"/>
    <w:rsid w:val="00867C3A"/>
    <w:rsid w:val="008706C2"/>
    <w:rsid w:val="008718A5"/>
    <w:rsid w:val="008721D0"/>
    <w:rsid w:val="00875814"/>
    <w:rsid w:val="00875C4A"/>
    <w:rsid w:val="0087786F"/>
    <w:rsid w:val="00880A48"/>
    <w:rsid w:val="00881330"/>
    <w:rsid w:val="008852B5"/>
    <w:rsid w:val="00886043"/>
    <w:rsid w:val="008905E3"/>
    <w:rsid w:val="00892C7C"/>
    <w:rsid w:val="00893C55"/>
    <w:rsid w:val="00897053"/>
    <w:rsid w:val="008970A7"/>
    <w:rsid w:val="00897EC4"/>
    <w:rsid w:val="008A0210"/>
    <w:rsid w:val="008A201A"/>
    <w:rsid w:val="008A3960"/>
    <w:rsid w:val="008A41AF"/>
    <w:rsid w:val="008A428C"/>
    <w:rsid w:val="008A48C7"/>
    <w:rsid w:val="008A66AA"/>
    <w:rsid w:val="008A6908"/>
    <w:rsid w:val="008B0756"/>
    <w:rsid w:val="008B12B3"/>
    <w:rsid w:val="008B468E"/>
    <w:rsid w:val="008B4A7F"/>
    <w:rsid w:val="008B5C3C"/>
    <w:rsid w:val="008B6D1F"/>
    <w:rsid w:val="008C004A"/>
    <w:rsid w:val="008C1973"/>
    <w:rsid w:val="008C36CD"/>
    <w:rsid w:val="008C6693"/>
    <w:rsid w:val="008C6F7C"/>
    <w:rsid w:val="008C6FD7"/>
    <w:rsid w:val="008C76C0"/>
    <w:rsid w:val="008D3A42"/>
    <w:rsid w:val="008D4A5A"/>
    <w:rsid w:val="008D4B88"/>
    <w:rsid w:val="008D6BDE"/>
    <w:rsid w:val="008D7403"/>
    <w:rsid w:val="008D76A0"/>
    <w:rsid w:val="008E356B"/>
    <w:rsid w:val="008E377A"/>
    <w:rsid w:val="008E65A4"/>
    <w:rsid w:val="008F1249"/>
    <w:rsid w:val="008F1C49"/>
    <w:rsid w:val="008F2432"/>
    <w:rsid w:val="008F29A2"/>
    <w:rsid w:val="008F538A"/>
    <w:rsid w:val="008F7B3C"/>
    <w:rsid w:val="008F7B40"/>
    <w:rsid w:val="00900CB2"/>
    <w:rsid w:val="0090596B"/>
    <w:rsid w:val="009106B8"/>
    <w:rsid w:val="00910845"/>
    <w:rsid w:val="00912165"/>
    <w:rsid w:val="00914032"/>
    <w:rsid w:val="00915FD3"/>
    <w:rsid w:val="009173D4"/>
    <w:rsid w:val="009219F7"/>
    <w:rsid w:val="00924431"/>
    <w:rsid w:val="00924508"/>
    <w:rsid w:val="00932DD2"/>
    <w:rsid w:val="009345BF"/>
    <w:rsid w:val="009352E6"/>
    <w:rsid w:val="00936073"/>
    <w:rsid w:val="0093692C"/>
    <w:rsid w:val="00936C19"/>
    <w:rsid w:val="00940396"/>
    <w:rsid w:val="00941956"/>
    <w:rsid w:val="00944216"/>
    <w:rsid w:val="00945A6E"/>
    <w:rsid w:val="00945BE1"/>
    <w:rsid w:val="009472E6"/>
    <w:rsid w:val="00950412"/>
    <w:rsid w:val="009518CD"/>
    <w:rsid w:val="00951E00"/>
    <w:rsid w:val="00954854"/>
    <w:rsid w:val="00954D5F"/>
    <w:rsid w:val="009564A6"/>
    <w:rsid w:val="009576C8"/>
    <w:rsid w:val="009610C4"/>
    <w:rsid w:val="0096247F"/>
    <w:rsid w:val="00962530"/>
    <w:rsid w:val="0096379A"/>
    <w:rsid w:val="00964A12"/>
    <w:rsid w:val="009650C8"/>
    <w:rsid w:val="009659A2"/>
    <w:rsid w:val="00965C67"/>
    <w:rsid w:val="00970716"/>
    <w:rsid w:val="00971750"/>
    <w:rsid w:val="009721CE"/>
    <w:rsid w:val="00972B19"/>
    <w:rsid w:val="00973918"/>
    <w:rsid w:val="009753EC"/>
    <w:rsid w:val="00980440"/>
    <w:rsid w:val="00981848"/>
    <w:rsid w:val="00981AE8"/>
    <w:rsid w:val="009821C9"/>
    <w:rsid w:val="009833FF"/>
    <w:rsid w:val="00985311"/>
    <w:rsid w:val="00985CCF"/>
    <w:rsid w:val="00986613"/>
    <w:rsid w:val="00986B3C"/>
    <w:rsid w:val="00986D9E"/>
    <w:rsid w:val="00990DB1"/>
    <w:rsid w:val="00991690"/>
    <w:rsid w:val="00991AA9"/>
    <w:rsid w:val="009922AA"/>
    <w:rsid w:val="0099286B"/>
    <w:rsid w:val="009930BE"/>
    <w:rsid w:val="009953EB"/>
    <w:rsid w:val="009A0EE4"/>
    <w:rsid w:val="009A4D1F"/>
    <w:rsid w:val="009A5039"/>
    <w:rsid w:val="009A5F3F"/>
    <w:rsid w:val="009A74F9"/>
    <w:rsid w:val="009B01FE"/>
    <w:rsid w:val="009B0C79"/>
    <w:rsid w:val="009B210B"/>
    <w:rsid w:val="009B31C5"/>
    <w:rsid w:val="009B5095"/>
    <w:rsid w:val="009B50F1"/>
    <w:rsid w:val="009C0746"/>
    <w:rsid w:val="009C3BCA"/>
    <w:rsid w:val="009C405D"/>
    <w:rsid w:val="009C5384"/>
    <w:rsid w:val="009C6789"/>
    <w:rsid w:val="009C6861"/>
    <w:rsid w:val="009C77A2"/>
    <w:rsid w:val="009C7F2D"/>
    <w:rsid w:val="009D28F0"/>
    <w:rsid w:val="009D3C8C"/>
    <w:rsid w:val="009D491D"/>
    <w:rsid w:val="009D5304"/>
    <w:rsid w:val="009D6875"/>
    <w:rsid w:val="009E2E3D"/>
    <w:rsid w:val="009F1115"/>
    <w:rsid w:val="009F2C39"/>
    <w:rsid w:val="00A0287D"/>
    <w:rsid w:val="00A042D6"/>
    <w:rsid w:val="00A04578"/>
    <w:rsid w:val="00A060F6"/>
    <w:rsid w:val="00A06973"/>
    <w:rsid w:val="00A10974"/>
    <w:rsid w:val="00A10E42"/>
    <w:rsid w:val="00A114F1"/>
    <w:rsid w:val="00A11711"/>
    <w:rsid w:val="00A1288E"/>
    <w:rsid w:val="00A13ECF"/>
    <w:rsid w:val="00A14408"/>
    <w:rsid w:val="00A24785"/>
    <w:rsid w:val="00A248B4"/>
    <w:rsid w:val="00A2550A"/>
    <w:rsid w:val="00A30627"/>
    <w:rsid w:val="00A33557"/>
    <w:rsid w:val="00A3641A"/>
    <w:rsid w:val="00A368C5"/>
    <w:rsid w:val="00A369B3"/>
    <w:rsid w:val="00A3769F"/>
    <w:rsid w:val="00A4564A"/>
    <w:rsid w:val="00A45F2A"/>
    <w:rsid w:val="00A4605E"/>
    <w:rsid w:val="00A46550"/>
    <w:rsid w:val="00A505F3"/>
    <w:rsid w:val="00A50DC4"/>
    <w:rsid w:val="00A515A7"/>
    <w:rsid w:val="00A526DB"/>
    <w:rsid w:val="00A55C9A"/>
    <w:rsid w:val="00A60505"/>
    <w:rsid w:val="00A61CA9"/>
    <w:rsid w:val="00A637D1"/>
    <w:rsid w:val="00A67EB3"/>
    <w:rsid w:val="00A67F8E"/>
    <w:rsid w:val="00A72D70"/>
    <w:rsid w:val="00A73070"/>
    <w:rsid w:val="00A74792"/>
    <w:rsid w:val="00A74BB7"/>
    <w:rsid w:val="00A75A20"/>
    <w:rsid w:val="00A75CBA"/>
    <w:rsid w:val="00A7608A"/>
    <w:rsid w:val="00A768EA"/>
    <w:rsid w:val="00A76DA1"/>
    <w:rsid w:val="00A80192"/>
    <w:rsid w:val="00A806F0"/>
    <w:rsid w:val="00A82662"/>
    <w:rsid w:val="00A8271C"/>
    <w:rsid w:val="00A852DE"/>
    <w:rsid w:val="00A90B2F"/>
    <w:rsid w:val="00A91B2A"/>
    <w:rsid w:val="00A92AE4"/>
    <w:rsid w:val="00A96309"/>
    <w:rsid w:val="00A96355"/>
    <w:rsid w:val="00A975DB"/>
    <w:rsid w:val="00AA0216"/>
    <w:rsid w:val="00AA125C"/>
    <w:rsid w:val="00AA240F"/>
    <w:rsid w:val="00AA33F7"/>
    <w:rsid w:val="00AA34C5"/>
    <w:rsid w:val="00AA6D85"/>
    <w:rsid w:val="00AB14A3"/>
    <w:rsid w:val="00AB1874"/>
    <w:rsid w:val="00AB29F4"/>
    <w:rsid w:val="00AB4A14"/>
    <w:rsid w:val="00AB57CD"/>
    <w:rsid w:val="00AB60D1"/>
    <w:rsid w:val="00AB751C"/>
    <w:rsid w:val="00AB7678"/>
    <w:rsid w:val="00AB7717"/>
    <w:rsid w:val="00AC2041"/>
    <w:rsid w:val="00AC2545"/>
    <w:rsid w:val="00AC4724"/>
    <w:rsid w:val="00AC575C"/>
    <w:rsid w:val="00AC58DC"/>
    <w:rsid w:val="00AC6B27"/>
    <w:rsid w:val="00AD0CFC"/>
    <w:rsid w:val="00AD1269"/>
    <w:rsid w:val="00AD24FA"/>
    <w:rsid w:val="00AD25B8"/>
    <w:rsid w:val="00AD5427"/>
    <w:rsid w:val="00AD57E1"/>
    <w:rsid w:val="00AD79D7"/>
    <w:rsid w:val="00AE0A0F"/>
    <w:rsid w:val="00AE501A"/>
    <w:rsid w:val="00AE5ACA"/>
    <w:rsid w:val="00AE5BE7"/>
    <w:rsid w:val="00AF1412"/>
    <w:rsid w:val="00AF176D"/>
    <w:rsid w:val="00AF385D"/>
    <w:rsid w:val="00AF388B"/>
    <w:rsid w:val="00AF3D65"/>
    <w:rsid w:val="00AF459C"/>
    <w:rsid w:val="00AF7C5D"/>
    <w:rsid w:val="00B0241D"/>
    <w:rsid w:val="00B02707"/>
    <w:rsid w:val="00B038FB"/>
    <w:rsid w:val="00B04C37"/>
    <w:rsid w:val="00B0502D"/>
    <w:rsid w:val="00B07469"/>
    <w:rsid w:val="00B107CB"/>
    <w:rsid w:val="00B14CFA"/>
    <w:rsid w:val="00B1641A"/>
    <w:rsid w:val="00B17097"/>
    <w:rsid w:val="00B173AF"/>
    <w:rsid w:val="00B176F0"/>
    <w:rsid w:val="00B17850"/>
    <w:rsid w:val="00B20735"/>
    <w:rsid w:val="00B212B1"/>
    <w:rsid w:val="00B238EA"/>
    <w:rsid w:val="00B23E65"/>
    <w:rsid w:val="00B24A44"/>
    <w:rsid w:val="00B2522C"/>
    <w:rsid w:val="00B27C48"/>
    <w:rsid w:val="00B30974"/>
    <w:rsid w:val="00B33CE0"/>
    <w:rsid w:val="00B34655"/>
    <w:rsid w:val="00B3471D"/>
    <w:rsid w:val="00B34D67"/>
    <w:rsid w:val="00B35F5A"/>
    <w:rsid w:val="00B3643F"/>
    <w:rsid w:val="00B4013C"/>
    <w:rsid w:val="00B40501"/>
    <w:rsid w:val="00B4256E"/>
    <w:rsid w:val="00B42E71"/>
    <w:rsid w:val="00B44101"/>
    <w:rsid w:val="00B44194"/>
    <w:rsid w:val="00B4685F"/>
    <w:rsid w:val="00B5347A"/>
    <w:rsid w:val="00B54355"/>
    <w:rsid w:val="00B54B0F"/>
    <w:rsid w:val="00B54E86"/>
    <w:rsid w:val="00B55FF7"/>
    <w:rsid w:val="00B5664F"/>
    <w:rsid w:val="00B56EE2"/>
    <w:rsid w:val="00B614BF"/>
    <w:rsid w:val="00B61A7D"/>
    <w:rsid w:val="00B6289D"/>
    <w:rsid w:val="00B639B8"/>
    <w:rsid w:val="00B67D6D"/>
    <w:rsid w:val="00B70935"/>
    <w:rsid w:val="00B7167A"/>
    <w:rsid w:val="00B7387E"/>
    <w:rsid w:val="00B75D66"/>
    <w:rsid w:val="00B762EE"/>
    <w:rsid w:val="00B76BFB"/>
    <w:rsid w:val="00B772C6"/>
    <w:rsid w:val="00B77FA0"/>
    <w:rsid w:val="00B80529"/>
    <w:rsid w:val="00B80D65"/>
    <w:rsid w:val="00B83844"/>
    <w:rsid w:val="00B84683"/>
    <w:rsid w:val="00B84A04"/>
    <w:rsid w:val="00B8525F"/>
    <w:rsid w:val="00B8602C"/>
    <w:rsid w:val="00B86337"/>
    <w:rsid w:val="00B873E2"/>
    <w:rsid w:val="00B8778C"/>
    <w:rsid w:val="00B9047F"/>
    <w:rsid w:val="00B918A7"/>
    <w:rsid w:val="00B91CC5"/>
    <w:rsid w:val="00B954C4"/>
    <w:rsid w:val="00B96DC0"/>
    <w:rsid w:val="00B97DC5"/>
    <w:rsid w:val="00B97ED8"/>
    <w:rsid w:val="00BA26EF"/>
    <w:rsid w:val="00BA29E8"/>
    <w:rsid w:val="00BA3166"/>
    <w:rsid w:val="00BA3D42"/>
    <w:rsid w:val="00BB0DD0"/>
    <w:rsid w:val="00BB10F9"/>
    <w:rsid w:val="00BB1B58"/>
    <w:rsid w:val="00BB2C0C"/>
    <w:rsid w:val="00BB4238"/>
    <w:rsid w:val="00BB502A"/>
    <w:rsid w:val="00BB7023"/>
    <w:rsid w:val="00BB70D0"/>
    <w:rsid w:val="00BC046C"/>
    <w:rsid w:val="00BC151E"/>
    <w:rsid w:val="00BC1FB1"/>
    <w:rsid w:val="00BC6ED3"/>
    <w:rsid w:val="00BD1C9D"/>
    <w:rsid w:val="00BD2EAC"/>
    <w:rsid w:val="00BD4948"/>
    <w:rsid w:val="00BD4CB6"/>
    <w:rsid w:val="00BD7D20"/>
    <w:rsid w:val="00BE0721"/>
    <w:rsid w:val="00BE13E3"/>
    <w:rsid w:val="00BE15DF"/>
    <w:rsid w:val="00BE1651"/>
    <w:rsid w:val="00BE2422"/>
    <w:rsid w:val="00BE3837"/>
    <w:rsid w:val="00BE547D"/>
    <w:rsid w:val="00BE7FEC"/>
    <w:rsid w:val="00BF0BC6"/>
    <w:rsid w:val="00BF266A"/>
    <w:rsid w:val="00BF3153"/>
    <w:rsid w:val="00BF3585"/>
    <w:rsid w:val="00BF5113"/>
    <w:rsid w:val="00BF54DA"/>
    <w:rsid w:val="00BF5F7F"/>
    <w:rsid w:val="00BF65D2"/>
    <w:rsid w:val="00BF7EE5"/>
    <w:rsid w:val="00C02373"/>
    <w:rsid w:val="00C10215"/>
    <w:rsid w:val="00C10EBB"/>
    <w:rsid w:val="00C1300E"/>
    <w:rsid w:val="00C14ADA"/>
    <w:rsid w:val="00C15727"/>
    <w:rsid w:val="00C17ABF"/>
    <w:rsid w:val="00C218FC"/>
    <w:rsid w:val="00C21FB1"/>
    <w:rsid w:val="00C259D3"/>
    <w:rsid w:val="00C30E76"/>
    <w:rsid w:val="00C31813"/>
    <w:rsid w:val="00C3195D"/>
    <w:rsid w:val="00C323E2"/>
    <w:rsid w:val="00C329A9"/>
    <w:rsid w:val="00C32C2A"/>
    <w:rsid w:val="00C34216"/>
    <w:rsid w:val="00C3495C"/>
    <w:rsid w:val="00C415B3"/>
    <w:rsid w:val="00C43BA8"/>
    <w:rsid w:val="00C44B12"/>
    <w:rsid w:val="00C44E8C"/>
    <w:rsid w:val="00C454DA"/>
    <w:rsid w:val="00C45C00"/>
    <w:rsid w:val="00C46802"/>
    <w:rsid w:val="00C47D7D"/>
    <w:rsid w:val="00C51B54"/>
    <w:rsid w:val="00C5215D"/>
    <w:rsid w:val="00C5578A"/>
    <w:rsid w:val="00C5607B"/>
    <w:rsid w:val="00C56B45"/>
    <w:rsid w:val="00C56FEF"/>
    <w:rsid w:val="00C57277"/>
    <w:rsid w:val="00C57EAD"/>
    <w:rsid w:val="00C608C0"/>
    <w:rsid w:val="00C617ED"/>
    <w:rsid w:val="00C61959"/>
    <w:rsid w:val="00C63308"/>
    <w:rsid w:val="00C64040"/>
    <w:rsid w:val="00C64C74"/>
    <w:rsid w:val="00C66B01"/>
    <w:rsid w:val="00C67F35"/>
    <w:rsid w:val="00C73160"/>
    <w:rsid w:val="00C753FB"/>
    <w:rsid w:val="00C77E50"/>
    <w:rsid w:val="00C80D36"/>
    <w:rsid w:val="00C811ED"/>
    <w:rsid w:val="00C83D04"/>
    <w:rsid w:val="00C85150"/>
    <w:rsid w:val="00C85922"/>
    <w:rsid w:val="00C90C5B"/>
    <w:rsid w:val="00C913C5"/>
    <w:rsid w:val="00C9170A"/>
    <w:rsid w:val="00C94253"/>
    <w:rsid w:val="00C94A96"/>
    <w:rsid w:val="00C957E0"/>
    <w:rsid w:val="00C95FF4"/>
    <w:rsid w:val="00C96182"/>
    <w:rsid w:val="00C97F3E"/>
    <w:rsid w:val="00CA0B24"/>
    <w:rsid w:val="00CA1BFA"/>
    <w:rsid w:val="00CA3053"/>
    <w:rsid w:val="00CA685A"/>
    <w:rsid w:val="00CA75BE"/>
    <w:rsid w:val="00CB2537"/>
    <w:rsid w:val="00CB295D"/>
    <w:rsid w:val="00CB36B3"/>
    <w:rsid w:val="00CB3BC3"/>
    <w:rsid w:val="00CB57C0"/>
    <w:rsid w:val="00CB640D"/>
    <w:rsid w:val="00CB7CC8"/>
    <w:rsid w:val="00CC17A5"/>
    <w:rsid w:val="00CC65F7"/>
    <w:rsid w:val="00CC689C"/>
    <w:rsid w:val="00CC75C6"/>
    <w:rsid w:val="00CD07D1"/>
    <w:rsid w:val="00CD1703"/>
    <w:rsid w:val="00CD28B8"/>
    <w:rsid w:val="00CD346D"/>
    <w:rsid w:val="00CD5727"/>
    <w:rsid w:val="00CE03C7"/>
    <w:rsid w:val="00CE0DC4"/>
    <w:rsid w:val="00CE3B64"/>
    <w:rsid w:val="00CE3DCB"/>
    <w:rsid w:val="00CE6613"/>
    <w:rsid w:val="00CF0456"/>
    <w:rsid w:val="00CF3D42"/>
    <w:rsid w:val="00CF7F4C"/>
    <w:rsid w:val="00D015EE"/>
    <w:rsid w:val="00D02F9F"/>
    <w:rsid w:val="00D04970"/>
    <w:rsid w:val="00D10CDA"/>
    <w:rsid w:val="00D11D4D"/>
    <w:rsid w:val="00D13B47"/>
    <w:rsid w:val="00D179F5"/>
    <w:rsid w:val="00D202E3"/>
    <w:rsid w:val="00D20949"/>
    <w:rsid w:val="00D212FC"/>
    <w:rsid w:val="00D25BF1"/>
    <w:rsid w:val="00D26FB4"/>
    <w:rsid w:val="00D27388"/>
    <w:rsid w:val="00D2783D"/>
    <w:rsid w:val="00D338A5"/>
    <w:rsid w:val="00D361F6"/>
    <w:rsid w:val="00D3712D"/>
    <w:rsid w:val="00D4163D"/>
    <w:rsid w:val="00D467FE"/>
    <w:rsid w:val="00D47120"/>
    <w:rsid w:val="00D475D6"/>
    <w:rsid w:val="00D479FF"/>
    <w:rsid w:val="00D50180"/>
    <w:rsid w:val="00D504F9"/>
    <w:rsid w:val="00D5315B"/>
    <w:rsid w:val="00D5565A"/>
    <w:rsid w:val="00D601B0"/>
    <w:rsid w:val="00D60265"/>
    <w:rsid w:val="00D61069"/>
    <w:rsid w:val="00D63DCF"/>
    <w:rsid w:val="00D64DD2"/>
    <w:rsid w:val="00D718CB"/>
    <w:rsid w:val="00D71B89"/>
    <w:rsid w:val="00D71F55"/>
    <w:rsid w:val="00D73743"/>
    <w:rsid w:val="00D73A58"/>
    <w:rsid w:val="00D74CE7"/>
    <w:rsid w:val="00D77B65"/>
    <w:rsid w:val="00D81772"/>
    <w:rsid w:val="00D82CE9"/>
    <w:rsid w:val="00D830E3"/>
    <w:rsid w:val="00D9038B"/>
    <w:rsid w:val="00D912C1"/>
    <w:rsid w:val="00D9172E"/>
    <w:rsid w:val="00D961F1"/>
    <w:rsid w:val="00D97FEC"/>
    <w:rsid w:val="00DA085D"/>
    <w:rsid w:val="00DA0EE4"/>
    <w:rsid w:val="00DA2B4F"/>
    <w:rsid w:val="00DA33BE"/>
    <w:rsid w:val="00DB0B35"/>
    <w:rsid w:val="00DB118E"/>
    <w:rsid w:val="00DB1AFC"/>
    <w:rsid w:val="00DB5171"/>
    <w:rsid w:val="00DB5CF5"/>
    <w:rsid w:val="00DC42D8"/>
    <w:rsid w:val="00DC4547"/>
    <w:rsid w:val="00DC5718"/>
    <w:rsid w:val="00DC6280"/>
    <w:rsid w:val="00DC701C"/>
    <w:rsid w:val="00DC70BF"/>
    <w:rsid w:val="00DD0261"/>
    <w:rsid w:val="00DD05DE"/>
    <w:rsid w:val="00DD1EBE"/>
    <w:rsid w:val="00DD37C8"/>
    <w:rsid w:val="00DD5ECE"/>
    <w:rsid w:val="00DE11F3"/>
    <w:rsid w:val="00DE2B26"/>
    <w:rsid w:val="00DE39C3"/>
    <w:rsid w:val="00DE4C28"/>
    <w:rsid w:val="00DE4C43"/>
    <w:rsid w:val="00DE5029"/>
    <w:rsid w:val="00DE585F"/>
    <w:rsid w:val="00DE5FDE"/>
    <w:rsid w:val="00DE6A18"/>
    <w:rsid w:val="00DF1444"/>
    <w:rsid w:val="00DF24DF"/>
    <w:rsid w:val="00DF2509"/>
    <w:rsid w:val="00DF2602"/>
    <w:rsid w:val="00DF30FA"/>
    <w:rsid w:val="00DF61C7"/>
    <w:rsid w:val="00E01A45"/>
    <w:rsid w:val="00E030A7"/>
    <w:rsid w:val="00E0426C"/>
    <w:rsid w:val="00E04A07"/>
    <w:rsid w:val="00E05F3B"/>
    <w:rsid w:val="00E06B21"/>
    <w:rsid w:val="00E0750A"/>
    <w:rsid w:val="00E11AE5"/>
    <w:rsid w:val="00E161E9"/>
    <w:rsid w:val="00E166C4"/>
    <w:rsid w:val="00E168C9"/>
    <w:rsid w:val="00E223D3"/>
    <w:rsid w:val="00E27819"/>
    <w:rsid w:val="00E30AB6"/>
    <w:rsid w:val="00E314A4"/>
    <w:rsid w:val="00E3219B"/>
    <w:rsid w:val="00E32927"/>
    <w:rsid w:val="00E33D73"/>
    <w:rsid w:val="00E34B3F"/>
    <w:rsid w:val="00E35755"/>
    <w:rsid w:val="00E40030"/>
    <w:rsid w:val="00E40A30"/>
    <w:rsid w:val="00E44FF1"/>
    <w:rsid w:val="00E460A8"/>
    <w:rsid w:val="00E466A1"/>
    <w:rsid w:val="00E502CB"/>
    <w:rsid w:val="00E50461"/>
    <w:rsid w:val="00E547BB"/>
    <w:rsid w:val="00E60D26"/>
    <w:rsid w:val="00E61A8F"/>
    <w:rsid w:val="00E62E75"/>
    <w:rsid w:val="00E64360"/>
    <w:rsid w:val="00E64CDD"/>
    <w:rsid w:val="00E65301"/>
    <w:rsid w:val="00E65EC2"/>
    <w:rsid w:val="00E70442"/>
    <w:rsid w:val="00E71116"/>
    <w:rsid w:val="00E72479"/>
    <w:rsid w:val="00E72E71"/>
    <w:rsid w:val="00E73CCD"/>
    <w:rsid w:val="00E73E50"/>
    <w:rsid w:val="00E754E5"/>
    <w:rsid w:val="00E775DD"/>
    <w:rsid w:val="00E8107B"/>
    <w:rsid w:val="00E81D7A"/>
    <w:rsid w:val="00E82B68"/>
    <w:rsid w:val="00E842FA"/>
    <w:rsid w:val="00E84D23"/>
    <w:rsid w:val="00E8622E"/>
    <w:rsid w:val="00E86749"/>
    <w:rsid w:val="00E92407"/>
    <w:rsid w:val="00E92F07"/>
    <w:rsid w:val="00E95552"/>
    <w:rsid w:val="00E956BA"/>
    <w:rsid w:val="00E9578B"/>
    <w:rsid w:val="00E962ED"/>
    <w:rsid w:val="00E97279"/>
    <w:rsid w:val="00E97F25"/>
    <w:rsid w:val="00EA1B7C"/>
    <w:rsid w:val="00EA2080"/>
    <w:rsid w:val="00EA26B4"/>
    <w:rsid w:val="00EA3458"/>
    <w:rsid w:val="00EA4B56"/>
    <w:rsid w:val="00EB2579"/>
    <w:rsid w:val="00EB3305"/>
    <w:rsid w:val="00EB3A8B"/>
    <w:rsid w:val="00EB470C"/>
    <w:rsid w:val="00EB5BBC"/>
    <w:rsid w:val="00EC0689"/>
    <w:rsid w:val="00EC22A9"/>
    <w:rsid w:val="00EC2858"/>
    <w:rsid w:val="00EC3628"/>
    <w:rsid w:val="00EC44E7"/>
    <w:rsid w:val="00EC4897"/>
    <w:rsid w:val="00EC5345"/>
    <w:rsid w:val="00EC58C8"/>
    <w:rsid w:val="00EC7D25"/>
    <w:rsid w:val="00ED12EB"/>
    <w:rsid w:val="00ED2A38"/>
    <w:rsid w:val="00ED3D16"/>
    <w:rsid w:val="00ED6DED"/>
    <w:rsid w:val="00EE0160"/>
    <w:rsid w:val="00EE0234"/>
    <w:rsid w:val="00EE21B9"/>
    <w:rsid w:val="00EE2C92"/>
    <w:rsid w:val="00EE4538"/>
    <w:rsid w:val="00EF2231"/>
    <w:rsid w:val="00EF2839"/>
    <w:rsid w:val="00EF2F7A"/>
    <w:rsid w:val="00EF305C"/>
    <w:rsid w:val="00EF4437"/>
    <w:rsid w:val="00F02BD4"/>
    <w:rsid w:val="00F02CBF"/>
    <w:rsid w:val="00F062CB"/>
    <w:rsid w:val="00F069A3"/>
    <w:rsid w:val="00F12E87"/>
    <w:rsid w:val="00F16051"/>
    <w:rsid w:val="00F16ED9"/>
    <w:rsid w:val="00F16F9A"/>
    <w:rsid w:val="00F17B28"/>
    <w:rsid w:val="00F17C80"/>
    <w:rsid w:val="00F2027F"/>
    <w:rsid w:val="00F21C95"/>
    <w:rsid w:val="00F225F6"/>
    <w:rsid w:val="00F260BE"/>
    <w:rsid w:val="00F2734D"/>
    <w:rsid w:val="00F34C78"/>
    <w:rsid w:val="00F36F00"/>
    <w:rsid w:val="00F40C6D"/>
    <w:rsid w:val="00F42EDB"/>
    <w:rsid w:val="00F43B59"/>
    <w:rsid w:val="00F43F5F"/>
    <w:rsid w:val="00F45434"/>
    <w:rsid w:val="00F45D46"/>
    <w:rsid w:val="00F47013"/>
    <w:rsid w:val="00F50556"/>
    <w:rsid w:val="00F52A53"/>
    <w:rsid w:val="00F56D7B"/>
    <w:rsid w:val="00F57781"/>
    <w:rsid w:val="00F62322"/>
    <w:rsid w:val="00F62911"/>
    <w:rsid w:val="00F63F79"/>
    <w:rsid w:val="00F6615D"/>
    <w:rsid w:val="00F66F9C"/>
    <w:rsid w:val="00F71C5F"/>
    <w:rsid w:val="00F76EA9"/>
    <w:rsid w:val="00F7732D"/>
    <w:rsid w:val="00F802E3"/>
    <w:rsid w:val="00F83422"/>
    <w:rsid w:val="00F83936"/>
    <w:rsid w:val="00F92733"/>
    <w:rsid w:val="00F94A1E"/>
    <w:rsid w:val="00F975C1"/>
    <w:rsid w:val="00F9762A"/>
    <w:rsid w:val="00FA0BFE"/>
    <w:rsid w:val="00FA0E69"/>
    <w:rsid w:val="00FA34C6"/>
    <w:rsid w:val="00FA40D0"/>
    <w:rsid w:val="00FA5D45"/>
    <w:rsid w:val="00FA66D9"/>
    <w:rsid w:val="00FB02BA"/>
    <w:rsid w:val="00FB0B26"/>
    <w:rsid w:val="00FB14B2"/>
    <w:rsid w:val="00FB2353"/>
    <w:rsid w:val="00FB35CB"/>
    <w:rsid w:val="00FB5B5F"/>
    <w:rsid w:val="00FC020C"/>
    <w:rsid w:val="00FC0D44"/>
    <w:rsid w:val="00FC39BD"/>
    <w:rsid w:val="00FC4169"/>
    <w:rsid w:val="00FC5980"/>
    <w:rsid w:val="00FC6974"/>
    <w:rsid w:val="00FC7931"/>
    <w:rsid w:val="00FC7D31"/>
    <w:rsid w:val="00FD0B42"/>
    <w:rsid w:val="00FD12F2"/>
    <w:rsid w:val="00FD18B6"/>
    <w:rsid w:val="00FD2ED9"/>
    <w:rsid w:val="00FD4672"/>
    <w:rsid w:val="00FD5B6B"/>
    <w:rsid w:val="00FD62C0"/>
    <w:rsid w:val="00FD639F"/>
    <w:rsid w:val="00FD6859"/>
    <w:rsid w:val="00FD68A8"/>
    <w:rsid w:val="00FD78C1"/>
    <w:rsid w:val="00FE3177"/>
    <w:rsid w:val="00FE4472"/>
    <w:rsid w:val="00FE4CB0"/>
    <w:rsid w:val="00FF087A"/>
    <w:rsid w:val="00FF0E0A"/>
    <w:rsid w:val="00FF1693"/>
    <w:rsid w:val="00FF28D8"/>
    <w:rsid w:val="00FF29D6"/>
    <w:rsid w:val="5F1396EB"/>
    <w:rsid w:val="6B1878CA"/>
    <w:rsid w:val="70C7B59E"/>
    <w:rsid w:val="7F6E73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0057B7"/>
  <w15:chartTrackingRefBased/>
  <w15:docId w15:val="{F5414B83-2D03-4C83-B3A5-760BE8B8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5E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A2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2A25E9"/>
    <w:rPr>
      <w:rFonts w:ascii="Arial" w:eastAsia="ＭＳ ゴシック" w:hAnsi="Arial"/>
      <w:sz w:val="18"/>
      <w:szCs w:val="18"/>
    </w:rPr>
  </w:style>
  <w:style w:type="character" w:customStyle="1" w:styleId="a5">
    <w:name w:val="吹き出し (文字)"/>
    <w:link w:val="a4"/>
    <w:uiPriority w:val="99"/>
    <w:semiHidden/>
    <w:rsid w:val="002A25E9"/>
    <w:rPr>
      <w:rFonts w:ascii="Arial" w:eastAsia="ＭＳ ゴシック" w:hAnsi="Arial" w:cs="Times New Roman"/>
      <w:sz w:val="18"/>
      <w:szCs w:val="18"/>
    </w:rPr>
  </w:style>
  <w:style w:type="paragraph" w:styleId="a6">
    <w:name w:val="header"/>
    <w:basedOn w:val="a"/>
    <w:link w:val="a7"/>
    <w:uiPriority w:val="99"/>
    <w:unhideWhenUsed/>
    <w:rsid w:val="002A25E9"/>
    <w:pPr>
      <w:tabs>
        <w:tab w:val="center" w:pos="4252"/>
        <w:tab w:val="right" w:pos="8504"/>
      </w:tabs>
      <w:snapToGrid w:val="0"/>
    </w:pPr>
  </w:style>
  <w:style w:type="character" w:customStyle="1" w:styleId="a7">
    <w:name w:val="ヘッダー (文字)"/>
    <w:basedOn w:val="a0"/>
    <w:link w:val="a6"/>
    <w:uiPriority w:val="99"/>
    <w:rsid w:val="002A25E9"/>
  </w:style>
  <w:style w:type="paragraph" w:styleId="a8">
    <w:name w:val="footer"/>
    <w:basedOn w:val="a"/>
    <w:link w:val="a9"/>
    <w:uiPriority w:val="99"/>
    <w:unhideWhenUsed/>
    <w:rsid w:val="002A25E9"/>
    <w:pPr>
      <w:tabs>
        <w:tab w:val="center" w:pos="4252"/>
        <w:tab w:val="right" w:pos="8504"/>
      </w:tabs>
      <w:snapToGrid w:val="0"/>
    </w:pPr>
  </w:style>
  <w:style w:type="character" w:customStyle="1" w:styleId="a9">
    <w:name w:val="フッター (文字)"/>
    <w:basedOn w:val="a0"/>
    <w:link w:val="a8"/>
    <w:uiPriority w:val="99"/>
    <w:rsid w:val="002A25E9"/>
  </w:style>
  <w:style w:type="paragraph" w:styleId="Web">
    <w:name w:val="Normal (Web)"/>
    <w:basedOn w:val="a"/>
    <w:uiPriority w:val="99"/>
    <w:semiHidden/>
    <w:unhideWhenUsed/>
    <w:rsid w:val="008706C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a">
    <w:name w:val="List Paragraph"/>
    <w:basedOn w:val="a"/>
    <w:uiPriority w:val="34"/>
    <w:qFormat/>
    <w:rsid w:val="70C7B59E"/>
    <w:pPr>
      <w:ind w:left="720"/>
    </w:pPr>
  </w:style>
  <w:style w:type="character" w:styleId="ab">
    <w:name w:val="Hyperlink"/>
    <w:basedOn w:val="a0"/>
    <w:uiPriority w:val="99"/>
    <w:unhideWhenUsed/>
    <w:rsid w:val="00224DA4"/>
    <w:rPr>
      <w:color w:val="0563C1" w:themeColor="hyperlink"/>
      <w:u w:val="single"/>
    </w:rPr>
  </w:style>
  <w:style w:type="character" w:styleId="ac">
    <w:name w:val="Unresolved Mention"/>
    <w:basedOn w:val="a0"/>
    <w:uiPriority w:val="99"/>
    <w:semiHidden/>
    <w:unhideWhenUsed/>
    <w:rsid w:val="00224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31493">
      <w:bodyDiv w:val="1"/>
      <w:marLeft w:val="0"/>
      <w:marRight w:val="0"/>
      <w:marTop w:val="0"/>
      <w:marBottom w:val="0"/>
      <w:divBdr>
        <w:top w:val="none" w:sz="0" w:space="0" w:color="auto"/>
        <w:left w:val="none" w:sz="0" w:space="0" w:color="auto"/>
        <w:bottom w:val="none" w:sz="0" w:space="0" w:color="auto"/>
        <w:right w:val="none" w:sz="0" w:space="0" w:color="auto"/>
      </w:divBdr>
    </w:div>
    <w:div w:id="847449872">
      <w:bodyDiv w:val="1"/>
      <w:marLeft w:val="0"/>
      <w:marRight w:val="0"/>
      <w:marTop w:val="0"/>
      <w:marBottom w:val="0"/>
      <w:divBdr>
        <w:top w:val="none" w:sz="0" w:space="0" w:color="auto"/>
        <w:left w:val="none" w:sz="0" w:space="0" w:color="auto"/>
        <w:bottom w:val="none" w:sz="0" w:space="0" w:color="auto"/>
        <w:right w:val="none" w:sz="0" w:space="0" w:color="auto"/>
      </w:divBdr>
    </w:div>
    <w:div w:id="1059062354">
      <w:bodyDiv w:val="1"/>
      <w:marLeft w:val="0"/>
      <w:marRight w:val="0"/>
      <w:marTop w:val="0"/>
      <w:marBottom w:val="0"/>
      <w:divBdr>
        <w:top w:val="none" w:sz="0" w:space="0" w:color="auto"/>
        <w:left w:val="none" w:sz="0" w:space="0" w:color="auto"/>
        <w:bottom w:val="none" w:sz="0" w:space="0" w:color="auto"/>
        <w:right w:val="none" w:sz="0" w:space="0" w:color="auto"/>
      </w:divBdr>
    </w:div>
    <w:div w:id="1101070599">
      <w:bodyDiv w:val="1"/>
      <w:marLeft w:val="0"/>
      <w:marRight w:val="0"/>
      <w:marTop w:val="0"/>
      <w:marBottom w:val="0"/>
      <w:divBdr>
        <w:top w:val="none" w:sz="0" w:space="0" w:color="auto"/>
        <w:left w:val="none" w:sz="0" w:space="0" w:color="auto"/>
        <w:bottom w:val="none" w:sz="0" w:space="0" w:color="auto"/>
        <w:right w:val="none" w:sz="0" w:space="0" w:color="auto"/>
      </w:divBdr>
    </w:div>
    <w:div w:id="1121343867">
      <w:bodyDiv w:val="1"/>
      <w:marLeft w:val="0"/>
      <w:marRight w:val="0"/>
      <w:marTop w:val="0"/>
      <w:marBottom w:val="0"/>
      <w:divBdr>
        <w:top w:val="none" w:sz="0" w:space="0" w:color="auto"/>
        <w:left w:val="none" w:sz="0" w:space="0" w:color="auto"/>
        <w:bottom w:val="none" w:sz="0" w:space="0" w:color="auto"/>
        <w:right w:val="none" w:sz="0" w:space="0" w:color="auto"/>
      </w:divBdr>
    </w:div>
    <w:div w:id="1154880708">
      <w:bodyDiv w:val="1"/>
      <w:marLeft w:val="0"/>
      <w:marRight w:val="0"/>
      <w:marTop w:val="0"/>
      <w:marBottom w:val="0"/>
      <w:divBdr>
        <w:top w:val="none" w:sz="0" w:space="0" w:color="auto"/>
        <w:left w:val="none" w:sz="0" w:space="0" w:color="auto"/>
        <w:bottom w:val="none" w:sz="0" w:space="0" w:color="auto"/>
        <w:right w:val="none" w:sz="0" w:space="0" w:color="auto"/>
      </w:divBdr>
    </w:div>
    <w:div w:id="1203129086">
      <w:bodyDiv w:val="1"/>
      <w:marLeft w:val="0"/>
      <w:marRight w:val="0"/>
      <w:marTop w:val="0"/>
      <w:marBottom w:val="0"/>
      <w:divBdr>
        <w:top w:val="none" w:sz="0" w:space="0" w:color="auto"/>
        <w:left w:val="none" w:sz="0" w:space="0" w:color="auto"/>
        <w:bottom w:val="none" w:sz="0" w:space="0" w:color="auto"/>
        <w:right w:val="none" w:sz="0" w:space="0" w:color="auto"/>
      </w:divBdr>
    </w:div>
    <w:div w:id="1213344182">
      <w:bodyDiv w:val="1"/>
      <w:marLeft w:val="0"/>
      <w:marRight w:val="0"/>
      <w:marTop w:val="0"/>
      <w:marBottom w:val="0"/>
      <w:divBdr>
        <w:top w:val="none" w:sz="0" w:space="0" w:color="auto"/>
        <w:left w:val="none" w:sz="0" w:space="0" w:color="auto"/>
        <w:bottom w:val="none" w:sz="0" w:space="0" w:color="auto"/>
        <w:right w:val="none" w:sz="0" w:space="0" w:color="auto"/>
      </w:divBdr>
    </w:div>
    <w:div w:id="1228109898">
      <w:bodyDiv w:val="1"/>
      <w:marLeft w:val="0"/>
      <w:marRight w:val="0"/>
      <w:marTop w:val="0"/>
      <w:marBottom w:val="0"/>
      <w:divBdr>
        <w:top w:val="none" w:sz="0" w:space="0" w:color="auto"/>
        <w:left w:val="none" w:sz="0" w:space="0" w:color="auto"/>
        <w:bottom w:val="none" w:sz="0" w:space="0" w:color="auto"/>
        <w:right w:val="none" w:sz="0" w:space="0" w:color="auto"/>
      </w:divBdr>
    </w:div>
    <w:div w:id="1431662717">
      <w:bodyDiv w:val="1"/>
      <w:marLeft w:val="0"/>
      <w:marRight w:val="0"/>
      <w:marTop w:val="0"/>
      <w:marBottom w:val="0"/>
      <w:divBdr>
        <w:top w:val="none" w:sz="0" w:space="0" w:color="auto"/>
        <w:left w:val="none" w:sz="0" w:space="0" w:color="auto"/>
        <w:bottom w:val="none" w:sz="0" w:space="0" w:color="auto"/>
        <w:right w:val="none" w:sz="0" w:space="0" w:color="auto"/>
      </w:divBdr>
    </w:div>
    <w:div w:id="1466388463">
      <w:bodyDiv w:val="1"/>
      <w:marLeft w:val="0"/>
      <w:marRight w:val="0"/>
      <w:marTop w:val="0"/>
      <w:marBottom w:val="0"/>
      <w:divBdr>
        <w:top w:val="none" w:sz="0" w:space="0" w:color="auto"/>
        <w:left w:val="none" w:sz="0" w:space="0" w:color="auto"/>
        <w:bottom w:val="none" w:sz="0" w:space="0" w:color="auto"/>
        <w:right w:val="none" w:sz="0" w:space="0" w:color="auto"/>
      </w:divBdr>
    </w:div>
    <w:div w:id="1491092028">
      <w:bodyDiv w:val="1"/>
      <w:marLeft w:val="0"/>
      <w:marRight w:val="0"/>
      <w:marTop w:val="0"/>
      <w:marBottom w:val="0"/>
      <w:divBdr>
        <w:top w:val="none" w:sz="0" w:space="0" w:color="auto"/>
        <w:left w:val="none" w:sz="0" w:space="0" w:color="auto"/>
        <w:bottom w:val="none" w:sz="0" w:space="0" w:color="auto"/>
        <w:right w:val="none" w:sz="0" w:space="0" w:color="auto"/>
      </w:divBdr>
    </w:div>
    <w:div w:id="1501310013">
      <w:bodyDiv w:val="1"/>
      <w:marLeft w:val="0"/>
      <w:marRight w:val="0"/>
      <w:marTop w:val="0"/>
      <w:marBottom w:val="0"/>
      <w:divBdr>
        <w:top w:val="none" w:sz="0" w:space="0" w:color="auto"/>
        <w:left w:val="none" w:sz="0" w:space="0" w:color="auto"/>
        <w:bottom w:val="none" w:sz="0" w:space="0" w:color="auto"/>
        <w:right w:val="none" w:sz="0" w:space="0" w:color="auto"/>
      </w:divBdr>
    </w:div>
    <w:div w:id="1537279933">
      <w:bodyDiv w:val="1"/>
      <w:marLeft w:val="0"/>
      <w:marRight w:val="0"/>
      <w:marTop w:val="0"/>
      <w:marBottom w:val="0"/>
      <w:divBdr>
        <w:top w:val="none" w:sz="0" w:space="0" w:color="auto"/>
        <w:left w:val="none" w:sz="0" w:space="0" w:color="auto"/>
        <w:bottom w:val="none" w:sz="0" w:space="0" w:color="auto"/>
        <w:right w:val="none" w:sz="0" w:space="0" w:color="auto"/>
      </w:divBdr>
    </w:div>
    <w:div w:id="1568954216">
      <w:bodyDiv w:val="1"/>
      <w:marLeft w:val="0"/>
      <w:marRight w:val="0"/>
      <w:marTop w:val="0"/>
      <w:marBottom w:val="0"/>
      <w:divBdr>
        <w:top w:val="none" w:sz="0" w:space="0" w:color="auto"/>
        <w:left w:val="none" w:sz="0" w:space="0" w:color="auto"/>
        <w:bottom w:val="none" w:sz="0" w:space="0" w:color="auto"/>
        <w:right w:val="none" w:sz="0" w:space="0" w:color="auto"/>
      </w:divBdr>
    </w:div>
    <w:div w:id="1619216666">
      <w:bodyDiv w:val="1"/>
      <w:marLeft w:val="0"/>
      <w:marRight w:val="0"/>
      <w:marTop w:val="0"/>
      <w:marBottom w:val="0"/>
      <w:divBdr>
        <w:top w:val="none" w:sz="0" w:space="0" w:color="auto"/>
        <w:left w:val="none" w:sz="0" w:space="0" w:color="auto"/>
        <w:bottom w:val="none" w:sz="0" w:space="0" w:color="auto"/>
        <w:right w:val="none" w:sz="0" w:space="0" w:color="auto"/>
      </w:divBdr>
    </w:div>
    <w:div w:id="1783189765">
      <w:bodyDiv w:val="1"/>
      <w:marLeft w:val="0"/>
      <w:marRight w:val="0"/>
      <w:marTop w:val="0"/>
      <w:marBottom w:val="0"/>
      <w:divBdr>
        <w:top w:val="none" w:sz="0" w:space="0" w:color="auto"/>
        <w:left w:val="none" w:sz="0" w:space="0" w:color="auto"/>
        <w:bottom w:val="none" w:sz="0" w:space="0" w:color="auto"/>
        <w:right w:val="none" w:sz="0" w:space="0" w:color="auto"/>
      </w:divBdr>
    </w:div>
    <w:div w:id="1944223478">
      <w:bodyDiv w:val="1"/>
      <w:marLeft w:val="0"/>
      <w:marRight w:val="0"/>
      <w:marTop w:val="0"/>
      <w:marBottom w:val="0"/>
      <w:divBdr>
        <w:top w:val="none" w:sz="0" w:space="0" w:color="auto"/>
        <w:left w:val="none" w:sz="0" w:space="0" w:color="auto"/>
        <w:bottom w:val="none" w:sz="0" w:space="0" w:color="auto"/>
        <w:right w:val="none" w:sz="0" w:space="0" w:color="auto"/>
      </w:divBdr>
    </w:div>
    <w:div w:id="1971549041">
      <w:bodyDiv w:val="1"/>
      <w:marLeft w:val="0"/>
      <w:marRight w:val="0"/>
      <w:marTop w:val="0"/>
      <w:marBottom w:val="0"/>
      <w:divBdr>
        <w:top w:val="none" w:sz="0" w:space="0" w:color="auto"/>
        <w:left w:val="none" w:sz="0" w:space="0" w:color="auto"/>
        <w:bottom w:val="none" w:sz="0" w:space="0" w:color="auto"/>
        <w:right w:val="none" w:sz="0" w:space="0" w:color="auto"/>
      </w:divBdr>
    </w:div>
    <w:div w:id="1988388378">
      <w:bodyDiv w:val="1"/>
      <w:marLeft w:val="0"/>
      <w:marRight w:val="0"/>
      <w:marTop w:val="0"/>
      <w:marBottom w:val="0"/>
      <w:divBdr>
        <w:top w:val="none" w:sz="0" w:space="0" w:color="auto"/>
        <w:left w:val="none" w:sz="0" w:space="0" w:color="auto"/>
        <w:bottom w:val="none" w:sz="0" w:space="0" w:color="auto"/>
        <w:right w:val="none" w:sz="0" w:space="0" w:color="auto"/>
      </w:divBdr>
    </w:div>
    <w:div w:id="2006350005">
      <w:bodyDiv w:val="1"/>
      <w:marLeft w:val="0"/>
      <w:marRight w:val="0"/>
      <w:marTop w:val="0"/>
      <w:marBottom w:val="0"/>
      <w:divBdr>
        <w:top w:val="none" w:sz="0" w:space="0" w:color="auto"/>
        <w:left w:val="none" w:sz="0" w:space="0" w:color="auto"/>
        <w:bottom w:val="none" w:sz="0" w:space="0" w:color="auto"/>
        <w:right w:val="none" w:sz="0" w:space="0" w:color="auto"/>
      </w:divBdr>
    </w:div>
    <w:div w:id="2040162621">
      <w:bodyDiv w:val="1"/>
      <w:marLeft w:val="0"/>
      <w:marRight w:val="0"/>
      <w:marTop w:val="0"/>
      <w:marBottom w:val="0"/>
      <w:divBdr>
        <w:top w:val="none" w:sz="0" w:space="0" w:color="auto"/>
        <w:left w:val="none" w:sz="0" w:space="0" w:color="auto"/>
        <w:bottom w:val="none" w:sz="0" w:space="0" w:color="auto"/>
        <w:right w:val="none" w:sz="0" w:space="0" w:color="auto"/>
      </w:divBdr>
    </w:div>
    <w:div w:id="2080983312">
      <w:bodyDiv w:val="1"/>
      <w:marLeft w:val="0"/>
      <w:marRight w:val="0"/>
      <w:marTop w:val="0"/>
      <w:marBottom w:val="0"/>
      <w:divBdr>
        <w:top w:val="none" w:sz="0" w:space="0" w:color="auto"/>
        <w:left w:val="none" w:sz="0" w:space="0" w:color="auto"/>
        <w:bottom w:val="none" w:sz="0" w:space="0" w:color="auto"/>
        <w:right w:val="none" w:sz="0" w:space="0" w:color="auto"/>
      </w:divBdr>
    </w:div>
    <w:div w:id="211851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icon-rainbow.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irasutoya.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5098A-432A-46E5-AD4B-231CC6B9D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620</Words>
  <Characters>3539</Characters>
  <Application>Microsoft Office Word</Application>
  <DocSecurity>4</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4151</CharactersWithSpaces>
  <SharedDoc>false</SharedDoc>
  <HLinks>
    <vt:vector size="12" baseType="variant">
      <vt:variant>
        <vt:i4>2752573</vt:i4>
      </vt:variant>
      <vt:variant>
        <vt:i4>3</vt:i4>
      </vt:variant>
      <vt:variant>
        <vt:i4>0</vt:i4>
      </vt:variant>
      <vt:variant>
        <vt:i4>5</vt:i4>
      </vt:variant>
      <vt:variant>
        <vt:lpwstr>https://www.irasutoya.com/</vt:lpwstr>
      </vt:variant>
      <vt:variant>
        <vt:lpwstr/>
      </vt:variant>
      <vt:variant>
        <vt:i4>1835082</vt:i4>
      </vt:variant>
      <vt:variant>
        <vt:i4>0</vt:i4>
      </vt:variant>
      <vt:variant>
        <vt:i4>0</vt:i4>
      </vt:variant>
      <vt:variant>
        <vt:i4>5</vt:i4>
      </vt:variant>
      <vt:variant>
        <vt:lpwstr>https://icon-rainbow.com/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YAGNOTE</dc:creator>
  <cp:keywords/>
  <cp:lastModifiedBy>稜真 椛</cp:lastModifiedBy>
  <cp:revision>7</cp:revision>
  <cp:lastPrinted>2022-03-26T07:43:00Z</cp:lastPrinted>
  <dcterms:created xsi:type="dcterms:W3CDTF">2025-06-24T23:57:00Z</dcterms:created>
  <dcterms:modified xsi:type="dcterms:W3CDTF">2025-06-24T23:59:00Z</dcterms:modified>
</cp:coreProperties>
</file>